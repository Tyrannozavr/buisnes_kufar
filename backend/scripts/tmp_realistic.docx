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F46007" w14:textId="73C0CA42" w:rsidR="00770C62" w:rsidRPr="00B36D37" w:rsidRDefault="004448C1" w:rsidP="00B36D37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</w:pPr>
      <w:r w:rsidRPr="004448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>ДОГОВОР</w:t>
      </w:r>
      <w:r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 </w:t>
      </w:r>
      <w:r w:rsidRPr="004448C1"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ar-SA"/>
        </w:rPr>
        <w:t xml:space="preserve">ПОСТАВКИ</w:t>
      </w:r>
      <w:r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 №</w:t>
      </w:r>
      <w:r w:rsidR="00B36D37"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 00001</w:t>
      </w:r>
    </w:p>
    <w:p w14:paraId="1C14C8C8" w14:textId="77777777" w:rsidR="004448C1" w:rsidRPr="00B36D37" w:rsidRDefault="004448C1" w:rsidP="004448C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en-US" w:eastAsia="ar-SA"/>
        </w:rPr>
      </w:pPr>
    </w:p>
    <w:p w14:paraId="64676B22" w14:textId="22566BD7" w:rsidR="004448C1" w:rsidRPr="00D80846" w:rsidRDefault="004448C1" w:rsidP="004448C1">
      <w:pPr>
        <w:widowControl w:val="0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lang w:val="en-US" w:eastAsia="ar-SA"/>
        </w:rPr>
      </w:pPr>
      <w:r w:rsidRPr="004448C1">
        <w:rPr>
          <w:rFonts w:ascii="Times New Roman" w:eastAsia="Times New Roman" w:hAnsi="Times New Roman" w:cs="Times New Roman"/>
          <w:b/>
          <w:color w:val="000000"/>
          <w:lang w:eastAsia="ar-SA"/>
        </w:rPr>
        <w:t>г</w:t>
      </w:r>
      <w:r w:rsidRPr="00D80846">
        <w:rPr>
          <w:rFonts w:ascii="Times New Roman" w:eastAsia="Times New Roman" w:hAnsi="Times New Roman" w:cs="Times New Roman"/>
          <w:b/>
          <w:color w:val="000000"/>
          <w:lang w:val="en-US" w:eastAsia="ar-SA"/>
        </w:rPr>
        <w:t xml:space="preserve">.</w:t>
      </w:r>
      <w:r w:rsidR="00D80846" w:rsidRPr="00D80846">
        <w:rPr>
          <w:rFonts w:ascii="Times New Roman" w:eastAsia="Times New Roman" w:hAnsi="Times New Roman" w:cs="Times New Roman"/>
          <w:b/>
          <w:color w:val="000000"/>
          <w:lang w:val="en-US" w:eastAsia="ar-SA"/>
        </w:rPr>
        <w:t xml:space="preserve"> </w:t>
      </w:r>
      <w:r w:rsidR="00D80846" w:rsidRPr="00D80846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Москва</w:t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Pr="00D80846">
        <w:rPr>
          <w:rFonts w:ascii="Times New Roman" w:eastAsia="Times New Roman" w:hAnsi="Times New Roman" w:cs="Times New Roman"/>
          <w:color w:val="000000"/>
          <w:lang w:val="en-US" w:eastAsia="ar-SA"/>
        </w:rPr>
        <w:tab/>
      </w:r>
      <w:r w:rsidR="00445828" w:rsidRPr="00445828">
        <w:rPr>
          <w:rFonts w:ascii="Times New Roman" w:hAnsi="Times New Roman" w:cs="Times New Roman"/>
          <w:b/>
          <w:lang w:val="en-US"/>
        </w:rPr>
        <w:t xml:space="preserve">01.01.2025 </w:t>
      </w:r>
      <w:r w:rsidRPr="00445828">
        <w:rPr>
          <w:rFonts w:ascii="Times New Roman" w:eastAsia="Times New Roman" w:hAnsi="Times New Roman" w:cs="Times New Roman"/>
          <w:b/>
          <w:color w:val="000000"/>
          <w:lang w:eastAsia="ar-SA"/>
        </w:rPr>
        <w:t xml:space="preserve">года</w:t>
      </w:r>
    </w:p>
    <w:p w14:paraId="6E85E651" w14:textId="3D32F777" w:rsidR="004448C1" w:rsidRDefault="004448C1" w:rsidP="004448C1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val="en-US" w:eastAsia="ar-SA"/>
        </w:rPr>
      </w:pPr>
    </w:p>
    <w:p w14:paraId="023410CE" w14:textId="027DB2E4" w:rsidR="004D49B9" w:rsidRPr="00C627AA" w:rsidRDefault="00D80846" w:rsidP="00C627AA">
      <w:pPr>
        <w:widowControl w:val="0"/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lang w:val="en-US" w:eastAsia="ar-SA"/>
        </w:rPr>
        <w:pPrChange w:id="0" w:author="Sapach" w:date="2026-06-07T14:42:00Z">
          <w:pPr>
            <w:widowControl w:val="0"/>
            <w:suppressAutoHyphens/>
            <w:spacing w:after="0" w:line="240" w:lineRule="auto"/>
            <w:ind w:firstLine="708"/>
            <w:jc w:val="both"/>
          </w:pPr>
        </w:pPrChange>
      </w:pPr>
      <w:r>
        <w:rPr>
          <w:rFonts w:ascii="Times New Roman" w:eastAsia="Times New Roman" w:hAnsi="Times New Roman" w:cs="Times New Roman"/>
          <w:color w:val="000000"/>
          <w:lang w:val="en-US" w:eastAsia="ar-SA"/>
        </w:rPr>
        <w:t xml:space="preserve"/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Логистика 'Бета'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далее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- «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Поставщик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»,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от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имени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которого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действует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31899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/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Ivan</w:t>
      </w:r>
      <w:r w:rsidR="007634DF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действующего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(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ей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)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на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основании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="00CD510C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_____________ </w:t>
      </w:r>
      <w:r w:rsidR="00CD510C"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,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с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одной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  <w:t xml:space="preserve"> </w:t>
      </w:r>
      <w:r w:rsidRPr="00D8084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стороны</w:t>
      </w:r>
      <w:ins w:id="3" w:author="Sapach" w:date="2026-06-07T14:41:00Z">
        <w:r w:rsidR="00CD510C">
          <w:rPr>
            <w:rFonts w:ascii="Times New Roman" w:eastAsia="Times New Roman" w:hAnsi="Times New Roman" w:cs="Times New Roman"/>
            <w:color w:val="000000"/>
            <w:spacing w:val="-4"/>
            <w:lang w:val="en-US" w:eastAsia="ar-SA"/>
          </w:rPr>
          <w:t xml:space="preserve">,</w:t>
        </w:r>
      </w:ins>
      <w:ins w:id="4" w:author="Sapach" w:date="2026-06-07T14:42:00Z">
        <w:r w:rsidR="004D49B9" w:rsidRPr="00445828">
          <w:rPr>
            <w:rFonts w:ascii="Times New Roman" w:eastAsia="Times New Roman" w:hAnsi="Times New Roman" w:cs="Times New Roman"/>
            <w:color w:val="000000"/>
            <w:spacing w:val="-4"/>
            <w:lang w:val="en-US" w:eastAsia="ar-SA"/>
          </w:rPr>
          <w:t xml:space="preserve"/>
        </w:r>
      </w:ins>
    </w:p>
    <w:p w14:paraId="323A6F64" w14:textId="7A4425EB" w:rsidR="00D80846" w:rsidRDefault="00D80846" w:rsidP="00D8084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lang w:val="en-US" w:eastAsia="ar-SA"/>
        </w:rPr>
      </w:pPr>
    </w:p>
    <w:p w14:paraId="2CB405A9" w14:textId="0124F362" w:rsidR="004D49B9" w:rsidRPr="00C627AA" w:rsidRDefault="004D49B9" w:rsidP="00C627AA">
      <w:pPr>
        <w:widowControl w:val="0"/>
        <w:suppressAutoHyphens/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pPrChange w:id="8" w:author="Sapach" w:date="2026-06-07T14:42:00Z">
          <w:pPr>
            <w:widowControl w:val="0"/>
            <w:suppressAutoHyphens/>
            <w:spacing w:after="0" w:line="240" w:lineRule="auto"/>
            <w:ind w:firstLine="708"/>
            <w:jc w:val="both"/>
          </w:pPr>
        </w:pPrChange>
      </w:pPr>
      <w:r w:rsidRPr="00445828">
        <w:rPr>
          <w:rFonts w:ascii="Times New Roman" w:eastAsia="Times New Roman" w:hAnsi="Times New Roman" w:cs="Times New Roman"/>
          <w:color w:val="000000"/>
          <w:lang w:eastAsia="ar-SA"/>
        </w:rPr>
        <w:t xml:space="preserve"/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Логистика 'Альфа', далее -</w:t>
      </w:r>
      <w:r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«Покупатель», от имени которого действует</w:t>
      </w:r>
      <w:r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_____________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, действующего (ей) на основании</w:t>
      </w:r>
      <w:r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_____________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>, с другой стороны, далее совместно именуемые «Стороны»,</w:t>
      </w:r>
      <w:r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 </w:t>
      </w:r>
      <w:r w:rsidR="00D80846" w:rsidRPr="004D49B9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заключили настоящий Договор поставки (далее именуемый «Договор») онижеследующем:</w:t>
      </w:r>
      <w:ins w:id="10" w:author="Sapach" w:date="2026-06-07T14:42:00Z">
        <w:r w:rsidRPr="00445828">
          <w:rPr>
            <w:rFonts w:ascii="Times New Roman" w:eastAsia="Times New Roman" w:hAnsi="Times New Roman" w:cs="Times New Roman"/>
            <w:color w:val="000000"/>
            <w:spacing w:val="-4"/>
            <w:lang w:eastAsia="ar-SA"/>
          </w:rPr>
          <w:t xml:space="preserve"/>
        </w:r>
      </w:ins>
    </w:p>
    <w:p w14:paraId="67EB7047" w14:textId="427EF198" w:rsidR="00D80846" w:rsidRPr="00C627AA" w:rsidRDefault="00D80846" w:rsidP="00D8084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eastAsia="ar-SA"/>
        </w:rPr>
      </w:pPr>
    </w:p>
    <w:p w14:paraId="3E7A6C0D" w14:textId="77777777" w:rsidR="00445828" w:rsidRPr="00445828" w:rsidRDefault="00445828" w:rsidP="00445828">
      <w:pPr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>Some text with  ampersand</w:t>
      </w:r>
    </w:p>
    <w:p w14:paraId="14B6193A" w14:textId="622282BB" w:rsidR="00B36D37" w:rsidRPr="00445828" w:rsidRDefault="00B36D37" w:rsidP="00445828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pacing w:val="-4"/>
          <w:lang w:val="en-US" w:eastAsia="ar-SA"/>
        </w:rPr>
      </w:pPr>
      <w:bookmarkStart w:id="12" w:name="_GoBack"/>
      <w:bookmarkEnd w:id="12"/>
    </w:p>
    <w:p w14:paraId="29499A78" w14:textId="7F972B47" w:rsidR="00445828" w:rsidRPr="00445828" w:rsidRDefault="00445828" w:rsidP="00445828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tbl>
      <w:tblPr>
        <w:tblW w:w="98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38"/>
        <w:gridCol w:w="4948"/>
      </w:tblGrid>
      <w:tr w:rsidR="004448C1" w:rsidRPr="000C7D4A" w14:paraId="21961197" w14:textId="77777777" w:rsidTr="00445828">
        <w:trPr>
          <w:trHeight w:val="267"/>
          <w:jc w:val="center"/>
        </w:trPr>
        <w:tc>
          <w:tcPr>
            <w:tcW w:w="4938" w:type="dxa"/>
            <w:shd w:val="clear" w:color="auto" w:fill="auto"/>
          </w:tcPr>
          <w:p w14:paraId="2554EA5F" w14:textId="617148BB" w:rsidR="00445828" w:rsidRPr="000C7D4A" w:rsidRDefault="00445828" w:rsidP="000C7D4A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  <w:r w:rsidRPr="00AD07B9">
              <w:rPr>
                <w:rFonts w:ascii="Times New Roman" w:eastAsia="Calibri" w:hAnsi="Times New Roman" w:cs="Times New Roman"/>
                <w:b/>
                <w:color w:val="000000"/>
              </w:rPr>
              <w:t>ПОСТАВЩИК</w:t>
            </w:r>
            <w:r w:rsidRPr="007634DF">
              <w:rPr>
                <w:rFonts w:ascii="Times New Roman" w:eastAsia="Calibri" w:hAnsi="Times New Roman" w:cs="Times New Roman"/>
                <w:b/>
                <w:color w:val="000000"/>
                <w:lang w:val="en-US"/>
              </w:rPr>
              <w:t>:</w:t>
            </w:r>
          </w:p>
          <w:p w14:paraId="00BA916E" w14:textId="3035A679" w:rsidR="00445828" w:rsidRPr="00AD07B9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hAnsi="Times New Roman" w:cs="Times New Roman"/>
                <w:b/>
                <w:lang w:val="en-US"/>
              </w:rPr>
              <w:t xml:space="preserve">«Логистика 'Бета'»</w:t>
            </w:r>
          </w:p>
          <w:p w14:paraId="7CA64F8C" w14:textId="3561B07B" w:rsidR="009A38FA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Юр.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 xml:space="preserve"> адрес: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ул. Тест</w:t>
            </w:r>
          </w:p>
          <w:p w14:paraId="1346AEBD" w14:textId="019615B5" w:rsidR="009A38FA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Почтовый индекс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 xml:space="preserve">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,</w:t>
            </w:r>
          </w:p>
          <w:p w14:paraId="7411735D" w14:textId="77777777" w:rsidR="00AD07B9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ИНН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7701234567, </w:t>
            </w:r>
            <w:r w:rsidRPr="000C7D4A">
              <w:rPr>
                <w:rFonts w:ascii="Times New Roman" w:hAnsi="Times New Roman" w:cs="Times New Roman"/>
                <w:lang w:val="en-US"/>
              </w:rPr>
              <w:t xml:space="preserve">КПП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770101001</w:t>
            </w:r>
          </w:p>
          <w:p w14:paraId="19AA4C53" w14:textId="6526FEA0" w:rsidR="009A38FA" w:rsidRPr="000C7D4A" w:rsidRDefault="009A38FA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ОГРН </w:t>
            </w:r>
            <w:r w:rsidR="00AD07B9" w:rsidRPr="000C7D4A">
              <w:rPr>
                <w:rFonts w:ascii="Times New Roman" w:hAnsi="Times New Roman" w:cs="Times New Roman"/>
                <w:lang w:val="en-US"/>
              </w:rPr>
              <w:t xml:space="preserve">1027700132195</w:t>
            </w:r>
          </w:p>
          <w:p w14:paraId="1878A99A" w14:textId="77777777" w:rsidR="00AD07B9" w:rsidRPr="00AD07B9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Рас</w:t>
            </w:r>
            <w:r w:rsidRPr="00AD07B9">
              <w:rPr>
                <w:rFonts w:ascii="Times New Roman" w:hAnsi="Times New Roman" w:cs="Times New Roman"/>
                <w:lang w:val="en-US"/>
              </w:rPr>
              <w:t>/</w:t>
            </w:r>
            <w:r w:rsidRPr="000C7D4A">
              <w:rPr>
                <w:rFonts w:ascii="Times New Roman" w:hAnsi="Times New Roman" w:cs="Times New Roman"/>
                <w:lang w:val="en-US"/>
              </w:rPr>
              <w:t xml:space="preserve">счет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№ </w:t>
            </w:r>
          </w:p>
          <w:p w14:paraId="4369F3BD" w14:textId="2018DD6A" w:rsidR="009A38FA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>Кор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>/сч</w:t>
            </w:r>
            <w:r w:rsidRPr="000C7D4A">
              <w:rPr>
                <w:rFonts w:ascii="Times New Roman" w:hAnsi="Times New Roman" w:cs="Times New Roman"/>
                <w:lang w:val="en-US"/>
              </w:rPr>
              <w:t>ет №</w:t>
            </w:r>
            <w:r w:rsidR="009A38FA" w:rsidRPr="000C7D4A">
              <w:rPr>
                <w:rFonts w:ascii="Times New Roman" w:hAnsi="Times New Roman" w:cs="Times New Roman"/>
                <w:lang w:val="en-US"/>
              </w:rPr>
              <w:t xml:space="preserve">.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26D3DF07" w14:textId="77777777" w:rsidR="00AD07B9" w:rsidRPr="000C7D4A" w:rsidRDefault="00AD07B9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11D860B4" w14:textId="74F2EF51" w:rsidR="00AD07B9" w:rsidRPr="00AD07B9" w:rsidRDefault="009A38FA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БИК </w:t>
            </w:r>
            <w:r w:rsidR="00AD07B9"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7D31C932" w14:textId="7A387FB8" w:rsidR="009A38FA" w:rsidRPr="000C7D4A" w:rsidRDefault="009A38FA" w:rsidP="009A38F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Тел.: </w:t>
            </w:r>
            <w:r w:rsidR="00AD07B9" w:rsidRPr="000C7D4A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74714A4A" w14:textId="229C75F8" w:rsidR="004448C1" w:rsidRPr="00445828" w:rsidRDefault="009A38FA" w:rsidP="000C7D4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0C7D4A">
              <w:rPr>
                <w:rFonts w:ascii="Times New Roman" w:hAnsi="Times New Roman" w:cs="Times New Roman"/>
                <w:lang w:val="en-US"/>
              </w:rPr>
              <w:t xml:space="preserve">E-mail: </w:t>
            </w:r>
            <w:r w:rsidR="00AD07B9" w:rsidRPr="000C7D4A">
              <w:rPr>
                <w:rFonts w:ascii="Times New Roman" w:hAnsi="Times New Roman" w:cs="Times New Roman"/>
                <w:lang w:val="en-US"/>
              </w:rPr>
              <w:t xml:space="preserve"/>
            </w:r>
            <w:r w:rsidR="00445828"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  <w:tc>
          <w:tcPr>
            <w:tcW w:w="4948" w:type="dxa"/>
            <w:shd w:val="clear" w:color="auto" w:fill="auto"/>
          </w:tcPr>
          <w:p w14:paraId="03E4FDAD" w14:textId="66FD5FAD" w:rsidR="00303BE0" w:rsidRPr="000C7D4A" w:rsidRDefault="00303BE0" w:rsidP="000C7D4A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/>
            </w:r>
            <w:r>
              <w:rPr>
                <w:rFonts w:ascii="Times New Roman" w:eastAsia="Calibri" w:hAnsi="Times New Roman" w:cs="Times New Roman"/>
                <w:b/>
                <w:color w:val="000000"/>
              </w:rPr>
              <w:t>ПОКУПАТЕЛЬ</w:t>
            </w:r>
            <w:r w:rsidRPr="00303BE0">
              <w:rPr>
                <w:rFonts w:ascii="Times New Roman" w:eastAsia="Calibri" w:hAnsi="Times New Roman" w:cs="Times New Roman"/>
                <w:b/>
                <w:color w:val="000000"/>
                <w:lang w:val="en-US"/>
              </w:rPr>
              <w:t>:</w:t>
            </w:r>
          </w:p>
          <w:p w14:paraId="02E496D1" w14:textId="367BC153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hAnsi="Times New Roman" w:cs="Times New Roman"/>
                <w:b/>
                <w:lang w:val="en-US"/>
              </w:rPr>
              <w:t>«</w:t>
            </w:r>
            <w:r>
              <w:rPr>
                <w:rFonts w:ascii="Times New Roman" w:hAnsi="Times New Roman" w:cs="Times New Roman"/>
                <w:b/>
                <w:lang w:val="en-US"/>
              </w:rPr>
              <w:t xml:space="preserve">Логистика 'Альфа'»</w:t>
            </w:r>
          </w:p>
          <w:p w14:paraId="167A6F8C" w14:textId="20BF7C77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Юр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. 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адрес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72161A5C" w14:textId="428CFC92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Почтовый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индекс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,</w:t>
            </w:r>
          </w:p>
          <w:p w14:paraId="54FE3DB9" w14:textId="338298CA" w:rsidR="00303BE0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hAnsi="Times New Roman" w:cs="Times New Roman"/>
              </w:rPr>
              <w:t xml:space="preserve">ИНН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, </w:t>
            </w:r>
            <w:r w:rsidRPr="00AD07B9">
              <w:rPr>
                <w:rFonts w:ascii="Times New Roman" w:hAnsi="Times New Roman" w:cs="Times New Roman"/>
              </w:rPr>
              <w:t xml:space="preserve">КПП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</w:t>
            </w:r>
          </w:p>
          <w:p w14:paraId="3892B740" w14:textId="5DB9947E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ОГРН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/>
            </w:r>
          </w:p>
          <w:p w14:paraId="6F8CF24E" w14:textId="3D429374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AD07B9">
              <w:rPr>
                <w:rFonts w:ascii="Times New Roman" w:hAnsi="Times New Roman" w:cs="Times New Roman"/>
              </w:rPr>
              <w:t>Рас</w:t>
            </w:r>
            <w:r w:rsidRPr="00AD07B9">
              <w:rPr>
                <w:rFonts w:ascii="Times New Roman" w:hAnsi="Times New Roman" w:cs="Times New Roman"/>
                <w:lang w:val="en-US"/>
              </w:rPr>
              <w:t>/</w:t>
            </w:r>
            <w:r w:rsidRPr="00AD07B9">
              <w:rPr>
                <w:rFonts w:ascii="Times New Roman" w:hAnsi="Times New Roman" w:cs="Times New Roman"/>
              </w:rPr>
              <w:t xml:space="preserve">счет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> № </w:t>
            </w:r>
          </w:p>
          <w:p w14:paraId="0D38954C" w14:textId="793D2C99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Кор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>/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>сч</w:t>
            </w:r>
            <w:r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ет</w:t>
            </w:r>
            <w:r w:rsidRPr="00303BE0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№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.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4EC43AEF" w14:textId="4872CBE1" w:rsidR="00303BE0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/>
            </w:r>
          </w:p>
          <w:p w14:paraId="5915B0C0" w14:textId="75E7FAC6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hAnsi="Times New Roman" w:cs="Times New Roman"/>
                <w:lang w:val="en-US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БИК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  <w:p w14:paraId="302A8BFE" w14:textId="088B596D" w:rsidR="00303BE0" w:rsidRPr="00AD07B9" w:rsidRDefault="00303BE0" w:rsidP="00303BE0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eastAsia="ru-RU"/>
              </w:rPr>
              <w:t xml:space="preserve">Тел</w:t>
            </w: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.: </w:t>
            </w:r>
          </w:p>
          <w:p w14:paraId="49461B67" w14:textId="4A955DCE" w:rsidR="004448C1" w:rsidRPr="000C7D4A" w:rsidRDefault="00303BE0" w:rsidP="000C7D4A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</w:pPr>
            <w:r w:rsidRPr="00AD07B9">
              <w:rPr>
                <w:rFonts w:ascii="Times New Roman" w:eastAsia="Times New Roman" w:hAnsi="Times New Roman" w:cs="Times New Roman"/>
                <w:bCs/>
                <w:color w:val="000000"/>
                <w:lang w:val="en-US" w:eastAsia="ru-RU"/>
              </w:rPr>
              <w:t xml:space="preserve">E-mail: </w:t>
            </w:r>
            <w:r w:rsidRPr="00AD07B9">
              <w:rPr>
                <w:rFonts w:ascii="Times New Roman" w:hAnsi="Times New Roman" w:cs="Times New Roman"/>
                <w:lang w:val="en-US"/>
              </w:rPr>
              <w:t xml:space="preserve"/>
            </w:r>
          </w:p>
        </w:tc>
      </w:tr>
    </w:tbl>
    <w:p w14:paraId="7C5A229F" w14:textId="77777777" w:rsidR="00445828" w:rsidRPr="00445828" w:rsidRDefault="00445828" w:rsidP="00445828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p w14:paraId="152D9929" w14:textId="2BA1E1A4" w:rsidR="004448C1" w:rsidRPr="00AD07B9" w:rsidRDefault="004448C1" w:rsidP="00445828">
      <w:pPr>
        <w:tabs>
          <w:tab w:val="left" w:pos="516"/>
        </w:tabs>
        <w:spacing w:after="160" w:line="252" w:lineRule="auto"/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29"/>
      </w:tblGrid>
      <w:tr w:rsidR="00AD594D" w:rsidRPr="0026167C" w14:paraId="1B1A526B" w14:textId="77777777" w:rsidTr="00741CB5">
        <w:tc>
          <w:tcPr>
            <w:tcW w:w="5068" w:type="dxa"/>
            <w:shd w:val="clear" w:color="auto" w:fill="auto"/>
          </w:tcPr>
          <w:p w14:paraId="1159826E" w14:textId="745DF6FA" w:rsidR="00AD594D" w:rsidRPr="00AD07B9" w:rsidRDefault="00C519A6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Поставщик</w:t>
            </w:r>
            <w:r w:rsidR="00AD594D"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:</w:t>
            </w:r>
          </w:p>
          <w:p w14:paraId="773A2E75" w14:textId="62F4CB4A" w:rsidR="00C519A6" w:rsidRPr="0026167C" w:rsidRDefault="00C519A6" w:rsidP="00C519A6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«Логистика 'Бета'»</w:t>
            </w:r>
          </w:p>
          <w:p w14:paraId="7AF5CABD" w14:textId="6C0D4832" w:rsidR="00AD594D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>Dir</w:t>
            </w:r>
          </w:p>
          <w:p w14:paraId="750EF47E" w14:textId="77777777" w:rsidR="0026167C" w:rsidRPr="00AD07B9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426F9F6F" w14:textId="49B92CC3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___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  <w:r w:rsidR="0026167C"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Ivan</w:t>
            </w:r>
            <w:r w:rsidR="0026167C"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</w:p>
          <w:p w14:paraId="4F443905" w14:textId="77777777" w:rsidR="00AD594D" w:rsidRPr="00AD07B9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«____» ________</w:t>
            </w:r>
            <w:r w:rsidR="00654346"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074C4A8A" w14:textId="77777777" w:rsidR="00AD594D" w:rsidRPr="004448C1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14D43BD2" w14:textId="53D8CCB5" w:rsidR="00AD594D" w:rsidRPr="0026167C" w:rsidRDefault="00C519A6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Покупатель</w:t>
            </w:r>
            <w:r w:rsidR="00AD594D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:</w:t>
            </w:r>
          </w:p>
          <w:p w14:paraId="6A62CCC1" w14:textId="213A4FFB" w:rsidR="0026167C" w:rsidRPr="0026167C" w:rsidRDefault="0026167C" w:rsidP="0026167C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«Логистика 'Альфа'»</w:t>
            </w:r>
          </w:p>
          <w:p w14:paraId="1730C9BB" w14:textId="78CD6DD7" w:rsidR="00AD594D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_____________________(должность)</w:t>
            </w:r>
          </w:p>
          <w:p w14:paraId="7BFBCA09" w14:textId="77777777" w:rsidR="0026167C" w:rsidRPr="0026167C" w:rsidRDefault="0026167C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45B7D88F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_______ 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/_______________/</w:t>
            </w:r>
          </w:p>
          <w:p w14:paraId="38FBC6AF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«____» ________</w:t>
            </w:r>
            <w:r w:rsidR="00654346"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2E01EE28" w14:textId="77777777" w:rsidR="00AD594D" w:rsidRPr="0026167C" w:rsidRDefault="00AD594D" w:rsidP="00741CB5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val="en-US"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                        </w:t>
            </w:r>
          </w:p>
        </w:tc>
      </w:tr>
    </w:tbl>
    <w:p w14:paraId="5BD89D33" w14:textId="0D4FA8F2" w:rsidR="004448C1" w:rsidRPr="0026167C" w:rsidRDefault="00D64EA3" w:rsidP="00D64EA3">
      <w:pPr>
        <w:tabs>
          <w:tab w:val="left" w:pos="1490"/>
        </w:tabs>
        <w:spacing w:after="160" w:line="252" w:lineRule="auto"/>
        <w:ind w:left="-709" w:firstLine="709"/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  <w:r>
        <w:rPr>
          <w:rFonts w:ascii="Times New Roman" w:eastAsia="Calibri" w:hAnsi="Times New Roman" w:cs="Times New Roman"/>
          <w:i/>
          <w:color w:val="000000"/>
          <w:sz w:val="20"/>
          <w:lang w:val="en-US"/>
        </w:rPr>
        <w:tab/>
      </w:r>
    </w:p>
    <w:p w14:paraId="2FD57498" w14:textId="2AE6AA63" w:rsidR="005F4E11" w:rsidRPr="0026167C" w:rsidRDefault="00666A1D" w:rsidP="00666A1D">
      <w:pPr>
        <w:rPr>
          <w:rFonts w:ascii="Times New Roman" w:eastAsia="Calibri" w:hAnsi="Times New Roman" w:cs="Times New Roman"/>
          <w:i/>
          <w:color w:val="000000"/>
          <w:sz w:val="20"/>
          <w:lang w:val="en-US"/>
        </w:rPr>
      </w:pPr>
      <w:r w:rsidRPr="0026167C">
        <w:rPr>
          <w:rFonts w:ascii="Times New Roman" w:eastAsia="Calibri" w:hAnsi="Times New Roman" w:cs="Times New Roman"/>
          <w:i/>
          <w:color w:val="000000"/>
          <w:sz w:val="20"/>
          <w:lang w:val="en-US"/>
        </w:rPr>
        <w:br w:type="page"/>
      </w:r>
    </w:p>
    <w:p w14:paraId="309CB9C5" w14:textId="77777777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</w:pP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lastRenderedPageBreak/>
        <w:t>Приложение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№1</w:t>
      </w:r>
    </w:p>
    <w:p w14:paraId="078F83C6" w14:textId="46468EDC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</w:pP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к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</w:t>
      </w:r>
      <w:r w:rsidRPr="004B0207">
        <w:rPr>
          <w:rFonts w:ascii="Times New Roman" w:eastAsia="Calibri" w:hAnsi="Times New Roman" w:cs="Times New Roman"/>
          <w:i/>
          <w:color w:val="000000"/>
          <w:sz w:val="20"/>
          <w:szCs w:val="20"/>
        </w:rPr>
        <w:t>Договору</w:t>
      </w:r>
      <w:r w:rsidR="004B0207" w:rsidRPr="004B0207">
        <w:rPr>
          <w:rFonts w:ascii="Times New Roman" w:eastAsia="Calibri" w:hAnsi="Times New Roman" w:cs="Times New Roman"/>
          <w:i/>
          <w:color w:val="000000"/>
          <w:sz w:val="20"/>
          <w:szCs w:val="20"/>
          <w:lang w:val="en-US"/>
        </w:rPr>
        <w:t xml:space="preserve"> №</w:t>
      </w:r>
      <w:r w:rsidR="004B0207" w:rsidRPr="004B0207">
        <w:rPr>
          <w:rFonts w:ascii="Times New Roman" w:eastAsia="Times New Roman" w:hAnsi="Times New Roman" w:cs="Times New Roman"/>
          <w:i/>
          <w:color w:val="000000"/>
          <w:sz w:val="20"/>
          <w:szCs w:val="20"/>
          <w:lang w:val="en-US" w:eastAsia="ar-SA"/>
        </w:rPr>
        <w:t xml:space="preserve">00001</w:t>
      </w:r>
    </w:p>
    <w:p w14:paraId="27BF082A" w14:textId="77777777" w:rsidR="004448C1" w:rsidRPr="004B0207" w:rsidRDefault="004448C1" w:rsidP="004448C1">
      <w:pPr>
        <w:spacing w:after="160" w:line="252" w:lineRule="auto"/>
        <w:ind w:left="-709" w:firstLine="709"/>
        <w:jc w:val="right"/>
        <w:rPr>
          <w:rFonts w:ascii="Times New Roman" w:eastAsia="Calibri" w:hAnsi="Times New Roman" w:cs="Times New Roman"/>
          <w:color w:val="000000"/>
          <w:sz w:val="20"/>
          <w:szCs w:val="20"/>
          <w:lang w:val="en-US"/>
        </w:rPr>
      </w:pPr>
    </w:p>
    <w:p w14:paraId="66A906CD" w14:textId="5D27377A" w:rsidR="004448C1" w:rsidRPr="004B0207" w:rsidRDefault="004448C1" w:rsidP="004448C1">
      <w:pPr>
        <w:spacing w:after="160" w:line="252" w:lineRule="auto"/>
        <w:ind w:left="-709" w:firstLine="709"/>
        <w:jc w:val="center"/>
        <w:rPr>
          <w:rFonts w:ascii="Times New Roman" w:eastAsia="Calibri" w:hAnsi="Times New Roman" w:cs="Times New Roman"/>
          <w:b/>
          <w:color w:val="000000"/>
          <w:sz w:val="24"/>
          <w:lang w:val="en-US"/>
        </w:rPr>
      </w:pPr>
      <w:r w:rsidRPr="004448C1">
        <w:rPr>
          <w:rFonts w:ascii="Times New Roman" w:eastAsia="Calibri" w:hAnsi="Times New Roman" w:cs="Times New Roman"/>
          <w:b/>
          <w:color w:val="000000"/>
          <w:sz w:val="24"/>
        </w:rPr>
        <w:t xml:space="preserve">Спецификация</w:t>
      </w:r>
      <w:r w:rsidR="004B0207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 xml:space="preserve"> № </w:t>
      </w:r>
      <w:r w:rsidR="004B0207" w:rsidRPr="00B36D37"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 w:eastAsia="ar-SA"/>
        </w:rPr>
        <w:t xml:space="preserve">1</w:t>
      </w:r>
      <w:r w:rsidRPr="004B0207">
        <w:rPr>
          <w:rFonts w:ascii="Times New Roman" w:eastAsia="Calibri" w:hAnsi="Times New Roman" w:cs="Times New Roman"/>
          <w:b/>
          <w:color w:val="000000"/>
          <w:sz w:val="24"/>
          <w:lang w:val="en-US"/>
        </w:rPr>
        <w:t xml:space="preserve"> </w:t>
      </w:r>
    </w:p>
    <w:p w14:paraId="7D76D49D" w14:textId="77777777" w:rsidR="004448C1" w:rsidRPr="004B0207" w:rsidRDefault="004448C1" w:rsidP="004448C1">
      <w:pPr>
        <w:spacing w:after="160" w:line="252" w:lineRule="auto"/>
        <w:jc w:val="both"/>
        <w:rPr>
          <w:rFonts w:ascii="Times New Roman" w:eastAsia="Calibri" w:hAnsi="Times New Roman" w:cs="Times New Roman"/>
          <w:color w:val="000000"/>
          <w:lang w:val="en-US"/>
        </w:rPr>
      </w:pPr>
    </w:p>
    <w:p w14:paraId="52C78BB0" w14:textId="7A13BB19" w:rsidR="004448C1" w:rsidRPr="004448C1" w:rsidRDefault="00C32576" w:rsidP="000D504D">
      <w:pPr>
        <w:spacing w:after="160" w:line="252" w:lineRule="auto"/>
        <w:ind w:firstLine="709"/>
        <w:jc w:val="both"/>
        <w:rPr>
          <w:rFonts w:ascii="Times New Roman" w:eastAsia="Calibri" w:hAnsi="Times New Roman" w:cs="Times New Roman"/>
          <w:color w:val="000000"/>
        </w:rPr>
      </w:pPr>
      <w:r w:rsidRPr="00C32576">
        <w:rPr>
          <w:rFonts w:ascii="Times New Roman" w:eastAsia="Calibri" w:hAnsi="Times New Roman" w:cs="Times New Roman"/>
          <w:color w:val="000000"/>
        </w:rPr>
        <w:t xml:space="preserve">Логистика 'Альфа' 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именуемое в дальнейшем  «Покупатель», в лице </w:t>
      </w:r>
      <w:r w:rsidRPr="00C32576">
        <w:rPr>
          <w:rFonts w:ascii="Times New Roman" w:eastAsia="Calibri" w:hAnsi="Times New Roman" w:cs="Times New Roman"/>
          <w:color w:val="000000"/>
        </w:rPr>
        <w:t>___________________________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действующего на основании </w:t>
      </w:r>
      <w:r w:rsidR="00177D3C">
        <w:rPr>
          <w:rFonts w:ascii="Times New Roman" w:eastAsia="Calibri" w:hAnsi="Times New Roman" w:cs="Times New Roman"/>
          <w:color w:val="000000"/>
          <w:spacing w:val="-4"/>
        </w:rPr>
        <w:t>___________________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с одной стороны и</w:t>
      </w:r>
    </w:p>
    <w:p w14:paraId="4C46B421" w14:textId="2F7359D1" w:rsidR="004448C1" w:rsidRDefault="00C32576" w:rsidP="000D504D">
      <w:pPr>
        <w:spacing w:after="160" w:line="252" w:lineRule="auto"/>
        <w:ind w:firstLine="709"/>
        <w:jc w:val="both"/>
        <w:rPr>
          <w:rFonts w:ascii="Times New Roman" w:eastAsia="Calibri" w:hAnsi="Times New Roman" w:cs="Times New Roman"/>
          <w:color w:val="000000"/>
        </w:rPr>
      </w:pPr>
      <w:r w:rsidRPr="00C32576">
        <w:rPr>
          <w:rFonts w:ascii="Times New Roman" w:eastAsia="Calibri" w:hAnsi="Times New Roman" w:cs="Times New Roman"/>
          <w:color w:val="000000"/>
        </w:rPr>
        <w:t xml:space="preserve">Логистика 'Бета'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именуемое в дальнейшем «Поставщик», в лице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Ivan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/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, действующего на основании </w:t>
      </w:r>
      <w:r w:rsidRPr="00C32576">
        <w:rPr>
          <w:rFonts w:ascii="Times New Roman" w:eastAsia="Times New Roman" w:hAnsi="Times New Roman" w:cs="Times New Roman"/>
          <w:color w:val="000000"/>
          <w:spacing w:val="-4"/>
          <w:lang w:eastAsia="ar-SA"/>
        </w:rPr>
        <w:t xml:space="preserve">_____________ </w:t>
      </w:r>
      <w:r>
        <w:rPr>
          <w:rFonts w:ascii="Times New Roman" w:eastAsia="Calibri" w:hAnsi="Times New Roman" w:cs="Times New Roman"/>
          <w:color w:val="000000"/>
        </w:rPr>
        <w:t>,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 с другой стороны, при совместном упоминании в тексте Договора именуемые «Стороны», а по отдельности – «Сторона», заключили настоящую Спецификацию к Договору </w:t>
      </w:r>
      <w:r w:rsidRPr="00C32576">
        <w:rPr>
          <w:rFonts w:ascii="Times New Roman" w:eastAsia="Calibri" w:hAnsi="Times New Roman" w:cs="Times New Roman"/>
          <w:color w:val="000000"/>
        </w:rPr>
        <w:t xml:space="preserve">1</w:t>
      </w:r>
      <w:r w:rsidR="004448C1" w:rsidRPr="004448C1">
        <w:rPr>
          <w:rFonts w:ascii="Times New Roman" w:eastAsia="Calibri" w:hAnsi="Times New Roman" w:cs="Times New Roman"/>
          <w:color w:val="000000"/>
        </w:rPr>
        <w:t xml:space="preserve">: </w:t>
      </w:r>
    </w:p>
    <w:tbl>
      <w:tblPr>
        <w:tblStyle w:val="ab"/>
        <w:tblW w:w="1006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4645"/>
        <w:gridCol w:w="992"/>
        <w:gridCol w:w="709"/>
        <w:gridCol w:w="1559"/>
        <w:gridCol w:w="1560"/>
      </w:tblGrid>
      <w:tr w:rsidR="000D504D" w:rsidRPr="0068766A" w14:paraId="04CCBBCB" w14:textId="77777777" w:rsidTr="000D504D">
        <w:trPr>
          <w:cantSplit/>
          <w:tblHeader/>
        </w:trPr>
        <w:tc>
          <w:tcPr>
            <w:tcW w:w="600" w:type="dxa"/>
          </w:tcPr>
          <w:p w14:paraId="57D2355B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№</w:t>
            </w:r>
          </w:p>
        </w:tc>
        <w:tc>
          <w:tcPr>
            <w:tcW w:w="4645" w:type="dxa"/>
          </w:tcPr>
          <w:p w14:paraId="3655CED5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Товар</w:t>
            </w:r>
          </w:p>
        </w:tc>
        <w:tc>
          <w:tcPr>
            <w:tcW w:w="992" w:type="dxa"/>
          </w:tcPr>
          <w:p w14:paraId="14EC9500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Кол-во</w:t>
            </w:r>
          </w:p>
        </w:tc>
        <w:tc>
          <w:tcPr>
            <w:tcW w:w="709" w:type="dxa"/>
          </w:tcPr>
          <w:p w14:paraId="531CEFC0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Ед.</w:t>
            </w:r>
          </w:p>
        </w:tc>
        <w:tc>
          <w:tcPr>
            <w:tcW w:w="1559" w:type="dxa"/>
          </w:tcPr>
          <w:p w14:paraId="18266EEC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Цена</w:t>
            </w:r>
          </w:p>
        </w:tc>
        <w:tc>
          <w:tcPr>
            <w:tcW w:w="1560" w:type="dxa"/>
          </w:tcPr>
          <w:p w14:paraId="157A02DE" w14:textId="77777777" w:rsidR="000D504D" w:rsidRPr="0068766A" w:rsidRDefault="000D504D" w:rsidP="000664E9">
            <w:pPr>
              <w:jc w:val="center"/>
              <w:rPr>
                <w:rFonts w:ascii="Times New Roman" w:hAnsi="Times New Roman" w:cs="Times New Roman"/>
                <w:b/>
                <w:lang w:val="ru-RU"/>
              </w:rPr>
            </w:pPr>
            <w:r w:rsidRPr="0068766A">
              <w:rPr>
                <w:rFonts w:ascii="Times New Roman" w:hAnsi="Times New Roman" w:cs="Times New Roman"/>
                <w:b/>
                <w:lang w:val="ru-RU"/>
              </w:rPr>
              <w:t>Сумма</w:t>
            </w:r>
          </w:p>
        </w:tc>
      </w:tr>
      <w:tr w:rsidR="000D504D" w:rsidRPr="0068766A" w14:paraId="79D25728" w14:textId="77777777" w:rsidTr="000D504D">
        <w:trPr>
          <w:cantSplit/>
          <w:tblHeader/>
        </w:trPr>
        <w:tc>
          <w:tcPr>
            <w:tcW w:w="600" w:type="dxa"/>
          </w:tcPr>
          <w:p w14:paraId="3D019678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</w:rPr>
              <w:t xml:space="preserve">1</w:t>
            </w:r>
          </w:p>
        </w:tc>
        <w:tc>
          <w:tcPr>
            <w:tcW w:w="4645" w:type="dxa"/>
          </w:tcPr>
          <w:p w14:paraId="00F657A2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Товар</w:t>
            </w:r>
          </w:p>
        </w:tc>
        <w:tc>
          <w:tcPr>
            <w:tcW w:w="992" w:type="dxa"/>
          </w:tcPr>
          <w:p w14:paraId="058C93C2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1.00</w:t>
            </w:r>
          </w:p>
        </w:tc>
        <w:tc>
          <w:tcPr>
            <w:tcW w:w="709" w:type="dxa"/>
          </w:tcPr>
          <w:p w14:paraId="7D0D2BE7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шт</w:t>
            </w:r>
          </w:p>
        </w:tc>
        <w:tc>
          <w:tcPr>
            <w:tcW w:w="1559" w:type="dxa"/>
          </w:tcPr>
          <w:p w14:paraId="7D5A2B9E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100.00</w:t>
            </w:r>
          </w:p>
        </w:tc>
        <w:tc>
          <w:tcPr>
            <w:tcW w:w="1560" w:type="dxa"/>
          </w:tcPr>
          <w:p w14:paraId="0748402B" w14:textId="77777777" w:rsidR="000D504D" w:rsidRPr="0068766A" w:rsidRDefault="000D504D" w:rsidP="000664E9">
            <w:pPr>
              <w:jc w:val="both"/>
              <w:rPr>
                <w:rFonts w:ascii="Times New Roman" w:hAnsi="Times New Roman" w:cs="Times New Roman"/>
                <w:lang w:val="ru-RU"/>
              </w:rPr>
            </w:pPr>
            <w:r w:rsidRPr="0068766A">
              <w:rPr>
                <w:rFonts w:ascii="Times New Roman" w:hAnsi="Times New Roman" w:cs="Times New Roman"/>
                <w:lang w:val="ru-RU"/>
              </w:rPr>
              <w:t xml:space="preserve">100.00</w:t>
            </w:r>
          </w:p>
        </w:tc>
      </w:tr>
    </w:tbl>
    <w:tbl>
      <w:tblPr>
        <w:tblW w:w="10206" w:type="dxa"/>
        <w:tblInd w:w="50" w:type="dxa"/>
        <w:tblLayout w:type="fixed"/>
        <w:tblCellMar>
          <w:left w:w="50" w:type="dxa"/>
          <w:bottom w:w="10" w:type="dxa"/>
          <w:right w:w="50" w:type="dxa"/>
        </w:tblCellMar>
        <w:tblLook w:val="04A0" w:firstRow="1" w:lastRow="0" w:firstColumn="1" w:lastColumn="0" w:noHBand="0" w:noVBand="1"/>
      </w:tblPr>
      <w:tblGrid>
        <w:gridCol w:w="8505"/>
        <w:gridCol w:w="1701"/>
      </w:tblGrid>
      <w:tr w:rsidR="000D504D" w:rsidRPr="0068766A" w14:paraId="43843A60" w14:textId="77777777" w:rsidTr="000D504D">
        <w:trPr>
          <w:trHeight w:val="200"/>
        </w:trPr>
        <w:tc>
          <w:tcPr>
            <w:tcW w:w="8505" w:type="dxa"/>
          </w:tcPr>
          <w:p w14:paraId="18B2C051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Итого:</w:t>
            </w:r>
          </w:p>
        </w:tc>
        <w:tc>
          <w:tcPr>
            <w:tcW w:w="1701" w:type="dxa"/>
          </w:tcPr>
          <w:p w14:paraId="1C88B493" w14:textId="77777777" w:rsidR="000D504D" w:rsidRPr="0068766A" w:rsidRDefault="000D504D" w:rsidP="000664E9">
            <w:pPr>
              <w:spacing w:after="0" w:line="240" w:lineRule="auto"/>
              <w:ind w:left="-46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100.00</w:t>
            </w:r>
          </w:p>
        </w:tc>
      </w:tr>
      <w:tr w:rsidR="000D504D" w:rsidRPr="0068766A" w14:paraId="19BB986A" w14:textId="77777777" w:rsidTr="000D504D">
        <w:trPr>
          <w:trHeight w:val="200"/>
        </w:trPr>
        <w:tc>
          <w:tcPr>
            <w:tcW w:w="8505" w:type="dxa"/>
          </w:tcPr>
          <w:p w14:paraId="42C05FF3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Сумма НДС:</w:t>
            </w:r>
          </w:p>
        </w:tc>
        <w:tc>
          <w:tcPr>
            <w:tcW w:w="1701" w:type="dxa"/>
          </w:tcPr>
          <w:p w14:paraId="692DB668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20.00</w:t>
            </w:r>
          </w:p>
        </w:tc>
      </w:tr>
      <w:tr w:rsidR="000D504D" w:rsidRPr="0068766A" w14:paraId="667554E7" w14:textId="77777777" w:rsidTr="000D504D">
        <w:trPr>
          <w:trHeight w:val="200"/>
        </w:trPr>
        <w:tc>
          <w:tcPr>
            <w:tcW w:w="8505" w:type="dxa"/>
          </w:tcPr>
          <w:p w14:paraId="4CD2CBCF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>Всего к оплате:</w:t>
            </w:r>
          </w:p>
        </w:tc>
        <w:tc>
          <w:tcPr>
            <w:tcW w:w="1701" w:type="dxa"/>
          </w:tcPr>
          <w:p w14:paraId="4DE1B1F8" w14:textId="77777777" w:rsidR="000D504D" w:rsidRPr="0068766A" w:rsidRDefault="000D504D" w:rsidP="000664E9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68766A">
              <w:rPr>
                <w:rFonts w:ascii="Times New Roman" w:hAnsi="Times New Roman" w:cs="Times New Roman"/>
                <w:b/>
                <w:bCs/>
              </w:rPr>
              <w:t xml:space="preserve">120.00</w:t>
            </w:r>
          </w:p>
        </w:tc>
      </w:tr>
    </w:tbl>
    <w:p w14:paraId="4C32F3D5" w14:textId="79C17AA8" w:rsidR="00C32576" w:rsidRPr="00445828" w:rsidRDefault="00C32576" w:rsidP="00C32576">
      <w:pPr>
        <w:widowControl w:val="0"/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pacing w:val="-4"/>
          <w:lang w:val="en-US" w:eastAsia="ar-SA"/>
        </w:rPr>
      </w:pPr>
    </w:p>
    <w:p w14:paraId="59C101F4" w14:textId="2CA015D5" w:rsidR="00C32576" w:rsidRPr="00445828" w:rsidRDefault="00C32576" w:rsidP="00C32576">
      <w:pPr>
        <w:spacing w:after="0"/>
        <w:rPr>
          <w:rFonts w:ascii="Times New Roman" w:hAnsi="Times New Roman" w:cs="Times New Roman"/>
          <w:lang w:val="en-US"/>
        </w:rPr>
      </w:pPr>
      <w:r w:rsidRPr="00445828">
        <w:rPr>
          <w:rFonts w:ascii="Times New Roman" w:hAnsi="Times New Roman" w:cs="Times New Roman"/>
          <w:lang w:val="en-US"/>
        </w:rPr>
        <w:t xml:space="preserve"/>
      </w:r>
    </w:p>
    <w:p w14:paraId="5CE690A8" w14:textId="14486B07" w:rsidR="00C32576" w:rsidRPr="00C32576" w:rsidRDefault="00C32576" w:rsidP="000D504D">
      <w:pPr>
        <w:spacing w:after="0"/>
        <w:rPr>
          <w:rFonts w:ascii="Times New Roman" w:eastAsia="Calibri" w:hAnsi="Times New Roman" w:cs="Times New Roman"/>
          <w:color w:val="000000"/>
          <w:sz w:val="24"/>
          <w:lang w:val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36"/>
        <w:gridCol w:w="5029"/>
      </w:tblGrid>
      <w:tr w:rsidR="000D504D" w:rsidRPr="0026167C" w14:paraId="62D672DB" w14:textId="77777777" w:rsidTr="000664E9">
        <w:tc>
          <w:tcPr>
            <w:tcW w:w="5068" w:type="dxa"/>
            <w:shd w:val="clear" w:color="auto" w:fill="auto"/>
          </w:tcPr>
          <w:p w14:paraId="2332B5A3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Поставщик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:</w:t>
            </w:r>
          </w:p>
          <w:p w14:paraId="6B6EEA74" w14:textId="77777777" w:rsidR="000D504D" w:rsidRPr="0026167C" w:rsidRDefault="000D504D" w:rsidP="000664E9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«Логистика 'Бета'»</w:t>
            </w:r>
          </w:p>
          <w:p w14:paraId="192565D8" w14:textId="77777777" w:rsidR="000D504D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 xml:space="preserve">Dir</w:t>
            </w:r>
          </w:p>
          <w:p w14:paraId="4AC0D321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627073A6" w14:textId="7EA26C38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________________________ /</w:t>
            </w:r>
            <w:r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Ivan</w:t>
            </w:r>
            <w:r w:rsidRPr="0026167C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/</w:t>
            </w:r>
          </w:p>
          <w:p w14:paraId="0F119F45" w14:textId="77777777" w:rsidR="000D504D" w:rsidRPr="00AD07B9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«____» _______________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3217C620" w14:textId="77777777" w:rsidR="000D504D" w:rsidRPr="004448C1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AD07B9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 xml:space="preserve">П.                            </w:t>
            </w:r>
          </w:p>
        </w:tc>
        <w:tc>
          <w:tcPr>
            <w:tcW w:w="5069" w:type="dxa"/>
            <w:shd w:val="clear" w:color="auto" w:fill="auto"/>
          </w:tcPr>
          <w:p w14:paraId="55188BF8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Покупатель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:</w:t>
            </w:r>
          </w:p>
          <w:p w14:paraId="29BE9AD6" w14:textId="77777777" w:rsidR="000D504D" w:rsidRPr="0026167C" w:rsidRDefault="000D504D" w:rsidP="000664E9">
            <w:pPr>
              <w:keepNext/>
              <w:keepLines/>
              <w:tabs>
                <w:tab w:val="left" w:pos="6159"/>
              </w:tabs>
              <w:spacing w:after="0" w:line="240" w:lineRule="auto"/>
              <w:outlineLvl w:val="1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lang w:val="en-US" w:eastAsia="ru-RU"/>
              </w:rPr>
            </w:pPr>
            <w:r w:rsidRPr="0026167C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«Логистика 'Альфа'»</w:t>
            </w:r>
          </w:p>
          <w:p w14:paraId="1046D33F" w14:textId="77777777" w:rsidR="000D504D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  <w:t>_____________________(должность)</w:t>
            </w:r>
          </w:p>
          <w:p w14:paraId="0822C0A7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</w:p>
          <w:p w14:paraId="384572F4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_____________________ /_______________/</w:t>
            </w:r>
          </w:p>
          <w:p w14:paraId="5B57BB87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4"/>
                <w:szCs w:val="24"/>
                <w:lang w:val="en-US" w:eastAsia="zh-CN"/>
              </w:rPr>
            </w:pP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«____» _______________ 20     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г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</w:t>
            </w:r>
          </w:p>
          <w:p w14:paraId="4FC20F6C" w14:textId="77777777" w:rsidR="000D504D" w:rsidRPr="0026167C" w:rsidRDefault="000D504D" w:rsidP="000664E9">
            <w:pPr>
              <w:suppressAutoHyphens/>
              <w:autoSpaceDE w:val="0"/>
              <w:spacing w:after="0" w:line="240" w:lineRule="auto"/>
              <w:rPr>
                <w:rFonts w:ascii="Times New Roman" w:eastAsia="Calibri" w:hAnsi="Times New Roman" w:cs="Times New Roman"/>
                <w:bCs/>
                <w:color w:val="000000"/>
                <w:sz w:val="20"/>
                <w:szCs w:val="20"/>
                <w:lang w:val="en-US" w:eastAsia="zh-CN"/>
              </w:rPr>
            </w:pP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М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>.</w:t>
            </w:r>
            <w:r w:rsidRPr="004448C1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eastAsia="zh-CN"/>
              </w:rPr>
              <w:t>П</w:t>
            </w:r>
            <w:r w:rsidRPr="0026167C">
              <w:rPr>
                <w:rFonts w:ascii="Times New Roman" w:eastAsia="Calibri" w:hAnsi="Times New Roman" w:cs="Times New Roman"/>
                <w:b/>
                <w:bCs/>
                <w:color w:val="000000"/>
                <w:sz w:val="24"/>
                <w:szCs w:val="24"/>
                <w:lang w:val="en-US" w:eastAsia="zh-CN"/>
              </w:rPr>
              <w:t xml:space="preserve">.                            </w:t>
            </w:r>
          </w:p>
        </w:tc>
      </w:tr>
    </w:tbl>
    <w:p w14:paraId="393EB7E5" w14:textId="77777777" w:rsidR="00C32576" w:rsidRPr="00C32576" w:rsidRDefault="00C32576">
      <w:pPr>
        <w:rPr>
          <w:lang w:val="en-US"/>
        </w:rPr>
      </w:pPr>
    </w:p>
    <w:sectPr w:rsidR="00C32576" w:rsidRPr="00C32576" w:rsidSect="00A00CED">
      <w:footerReference w:type="default" r:id="rId7"/>
      <w:pgSz w:w="11906" w:h="16838"/>
      <w:pgMar w:top="567" w:right="707" w:bottom="1134" w:left="1134" w:header="0" w:footer="70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C939F0" w14:textId="77777777" w:rsidR="00A71B9F" w:rsidRDefault="00A71B9F" w:rsidP="00FF4CE3">
      <w:pPr>
        <w:spacing w:after="0" w:line="240" w:lineRule="auto"/>
      </w:pPr>
      <w:r>
        <w:separator/>
      </w:r>
    </w:p>
  </w:endnote>
  <w:endnote w:type="continuationSeparator" w:id="0">
    <w:p w14:paraId="0BEAEBD0" w14:textId="77777777" w:rsidR="00A71B9F" w:rsidRDefault="00A71B9F" w:rsidP="00FF4C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AFE0483" w14:textId="7DD7ABB5" w:rsidR="00BC0DBD" w:rsidRPr="00BC0DBD" w:rsidRDefault="00BC0DBD">
    <w:pPr>
      <w:pStyle w:val="a3"/>
      <w:tabs>
        <w:tab w:val="left" w:pos="5835"/>
      </w:tabs>
      <w:rPr>
        <w:rFonts w:ascii="Times New Roman" w:hAnsi="Times New Roman" w:cs="Times New Roman"/>
        <w:sz w:val="20"/>
        <w:szCs w:val="20"/>
        <w:lang w:val="en-US"/>
      </w:rPr>
    </w:pPr>
    <w:r>
      <w:rPr>
        <w:rFonts w:ascii="Times New Roman" w:hAnsi="Times New Roman" w:cs="Times New Roman"/>
        <w:sz w:val="20"/>
        <w:szCs w:val="20"/>
        <w:lang w:val="en-US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EE045E" w14:textId="77777777" w:rsidR="00A71B9F" w:rsidRDefault="00A71B9F" w:rsidP="00FF4CE3">
      <w:pPr>
        <w:spacing w:after="0" w:line="240" w:lineRule="auto"/>
      </w:pPr>
      <w:r>
        <w:separator/>
      </w:r>
    </w:p>
  </w:footnote>
  <w:footnote w:type="continuationSeparator" w:id="0">
    <w:p w14:paraId="6B5046D0" w14:textId="77777777" w:rsidR="00A71B9F" w:rsidRDefault="00A71B9F" w:rsidP="00FF4C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3C7599"/>
    <w:multiLevelType w:val="multilevel"/>
    <w:tmpl w:val="A372C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928" w:hanging="360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i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Sapach">
    <w15:presenceInfo w15:providerId="Windows Live" w15:userId="049626e650c099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E2D"/>
    <w:rsid w:val="00044435"/>
    <w:rsid w:val="00094035"/>
    <w:rsid w:val="000C7D4A"/>
    <w:rsid w:val="000D504D"/>
    <w:rsid w:val="00177D3C"/>
    <w:rsid w:val="001D3697"/>
    <w:rsid w:val="0024106E"/>
    <w:rsid w:val="0026167C"/>
    <w:rsid w:val="002617CA"/>
    <w:rsid w:val="00303BE0"/>
    <w:rsid w:val="00346729"/>
    <w:rsid w:val="0037169E"/>
    <w:rsid w:val="004448C1"/>
    <w:rsid w:val="00445828"/>
    <w:rsid w:val="00454E2D"/>
    <w:rsid w:val="004874F5"/>
    <w:rsid w:val="004B0207"/>
    <w:rsid w:val="004D49B9"/>
    <w:rsid w:val="004E6FF6"/>
    <w:rsid w:val="005168C9"/>
    <w:rsid w:val="005461A2"/>
    <w:rsid w:val="00547ADF"/>
    <w:rsid w:val="00585ED3"/>
    <w:rsid w:val="005F4E11"/>
    <w:rsid w:val="00604417"/>
    <w:rsid w:val="00654346"/>
    <w:rsid w:val="00666A1D"/>
    <w:rsid w:val="0068766A"/>
    <w:rsid w:val="0070461A"/>
    <w:rsid w:val="00761FBB"/>
    <w:rsid w:val="007634DF"/>
    <w:rsid w:val="00770C62"/>
    <w:rsid w:val="00794BA9"/>
    <w:rsid w:val="00883E93"/>
    <w:rsid w:val="008C5964"/>
    <w:rsid w:val="008D0EBC"/>
    <w:rsid w:val="00936D48"/>
    <w:rsid w:val="009A38FA"/>
    <w:rsid w:val="009A4F3A"/>
    <w:rsid w:val="00A00CED"/>
    <w:rsid w:val="00A222EA"/>
    <w:rsid w:val="00A506E5"/>
    <w:rsid w:val="00A71B9F"/>
    <w:rsid w:val="00AB242B"/>
    <w:rsid w:val="00AD07B9"/>
    <w:rsid w:val="00AD594D"/>
    <w:rsid w:val="00B36D37"/>
    <w:rsid w:val="00B4090F"/>
    <w:rsid w:val="00B63734"/>
    <w:rsid w:val="00B932D7"/>
    <w:rsid w:val="00B943B0"/>
    <w:rsid w:val="00BC0DBD"/>
    <w:rsid w:val="00C27F4C"/>
    <w:rsid w:val="00C31899"/>
    <w:rsid w:val="00C32576"/>
    <w:rsid w:val="00C519A6"/>
    <w:rsid w:val="00C627AA"/>
    <w:rsid w:val="00C967BB"/>
    <w:rsid w:val="00CD510C"/>
    <w:rsid w:val="00D10E60"/>
    <w:rsid w:val="00D162D5"/>
    <w:rsid w:val="00D64EA3"/>
    <w:rsid w:val="00D80846"/>
    <w:rsid w:val="00E5015D"/>
    <w:rsid w:val="00E52751"/>
    <w:rsid w:val="00E63701"/>
    <w:rsid w:val="00E655DE"/>
    <w:rsid w:val="00EF45A6"/>
    <w:rsid w:val="00F035FC"/>
    <w:rsid w:val="00F26B9B"/>
    <w:rsid w:val="00F52A30"/>
    <w:rsid w:val="00FA0BB4"/>
    <w:rsid w:val="00FF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36CB3"/>
  <w15:docId w15:val="{D66B7068-9919-4954-89A8-1A204DEC2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504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4448C1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color w:val="00000A"/>
    </w:rPr>
  </w:style>
  <w:style w:type="character" w:customStyle="1" w:styleId="a4">
    <w:name w:val="Нижний колонтитул Знак"/>
    <w:basedOn w:val="a0"/>
    <w:link w:val="a3"/>
    <w:uiPriority w:val="99"/>
    <w:rsid w:val="004448C1"/>
    <w:rPr>
      <w:rFonts w:ascii="Calibri" w:eastAsia="Calibri" w:hAnsi="Calibri" w:cs="Calibri"/>
      <w:color w:val="00000A"/>
    </w:rPr>
  </w:style>
  <w:style w:type="paragraph" w:styleId="a5">
    <w:name w:val="header"/>
    <w:basedOn w:val="a"/>
    <w:link w:val="a6"/>
    <w:uiPriority w:val="99"/>
    <w:unhideWhenUsed/>
    <w:rsid w:val="00FF4CE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FF4CE3"/>
  </w:style>
  <w:style w:type="paragraph" w:styleId="a7">
    <w:name w:val="No Spacing"/>
    <w:uiPriority w:val="1"/>
    <w:qFormat/>
    <w:rsid w:val="00770C62"/>
    <w:pPr>
      <w:widowControl w:val="0"/>
      <w:suppressAutoHyphens/>
      <w:spacing w:after="0" w:line="240" w:lineRule="auto"/>
    </w:pPr>
    <w:rPr>
      <w:rFonts w:ascii="Calibri" w:eastAsia="Times New Roman" w:hAnsi="Calibri" w:cs="Calibri"/>
      <w:lang w:eastAsia="ar-SA"/>
    </w:rPr>
  </w:style>
  <w:style w:type="character" w:styleId="a8">
    <w:name w:val="Hyperlink"/>
    <w:basedOn w:val="a0"/>
    <w:uiPriority w:val="99"/>
    <w:unhideWhenUsed/>
    <w:rsid w:val="009A38FA"/>
    <w:rPr>
      <w:color w:val="0000FF" w:themeColor="hyperlink"/>
      <w:u w:val="single"/>
    </w:rPr>
  </w:style>
  <w:style w:type="paragraph" w:styleId="a9">
    <w:name w:val="Balloon Text"/>
    <w:basedOn w:val="a"/>
    <w:link w:val="aa"/>
    <w:uiPriority w:val="99"/>
    <w:semiHidden/>
    <w:unhideWhenUsed/>
    <w:rsid w:val="004D49B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D49B9"/>
    <w:rPr>
      <w:rFonts w:ascii="Segoe UI" w:hAnsi="Segoe UI" w:cs="Segoe UI"/>
      <w:sz w:val="18"/>
      <w:szCs w:val="18"/>
    </w:rPr>
  </w:style>
  <w:style w:type="table" w:styleId="ab">
    <w:name w:val="Table Grid"/>
    <w:basedOn w:val="a1"/>
    <w:uiPriority w:val="59"/>
    <w:unhideWhenUsed/>
    <w:rsid w:val="000D504D"/>
    <w:pPr>
      <w:spacing w:after="0" w:line="240" w:lineRule="auto"/>
    </w:pPr>
    <w:rPr>
      <w:rFonts w:ascii="Arial" w:eastAsia="Arial" w:hAnsi="Arial" w:cs="Arial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31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7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6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9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720</Words>
  <Characters>4107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Жукова Алена Леонидовна</dc:creator>
  <cp:keywords/>
  <dc:description/>
  <cp:lastModifiedBy>Sapach</cp:lastModifiedBy>
  <cp:revision>9</cp:revision>
  <dcterms:created xsi:type="dcterms:W3CDTF">2026-06-07T14:46:00Z</dcterms:created>
  <dcterms:modified xsi:type="dcterms:W3CDTF">2026-06-07T15:04:00Z</dcterms:modified>
  <dc:identifier/>
  <dc:language/>
</cp:coreProperties>
</file>