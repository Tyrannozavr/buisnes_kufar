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F46007" w14:textId="73C0CA42" w:rsidR="00770C62" w:rsidRPr="00B36D37" w:rsidRDefault="004448C1" w:rsidP="00B36D37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</w:pPr>
      <w:r w:rsidRPr="004448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>ДОГОВОР</w:t>
      </w:r>
      <w:r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  </w:t>
      </w:r>
      <w:r w:rsidRPr="004448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 xml:space="preserve">ПОСТАВКИ</w:t>
      </w:r>
      <w:r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  №</w:t>
      </w:r>
      <w:r w:rsidR="00B36D37"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 1</w:t>
      </w:r>
    </w:p>
    <w:p w14:paraId="1C14C8C8" w14:textId="77777777" w:rsidR="004448C1" w:rsidRPr="00B36D37" w:rsidRDefault="004448C1" w:rsidP="004448C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en-US" w:eastAsia="ar-SA"/>
        </w:rPr>
      </w:pPr>
    </w:p>
    <w:p w14:paraId="64676B22" w14:textId="22566BD7" w:rsidR="004448C1" w:rsidRPr="00D80846" w:rsidRDefault="004448C1" w:rsidP="004448C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en-US" w:eastAsia="ar-SA"/>
        </w:rPr>
      </w:pPr>
      <w:r w:rsidRPr="004448C1">
        <w:rPr>
          <w:rFonts w:ascii="Times New Roman" w:eastAsia="Times New Roman" w:hAnsi="Times New Roman" w:cs="Times New Roman"/>
          <w:b/>
          <w:color w:val="000000"/>
          <w:lang w:eastAsia="ar-SA"/>
        </w:rPr>
        <w:t>г</w:t>
      </w:r>
      <w:r w:rsidRPr="00D80846">
        <w:rPr>
          <w:rFonts w:ascii="Times New Roman" w:eastAsia="Times New Roman" w:hAnsi="Times New Roman" w:cs="Times New Roman"/>
          <w:b/>
          <w:color w:val="000000"/>
          <w:lang w:val="en-US" w:eastAsia="ar-SA"/>
        </w:rPr>
        <w:t xml:space="preserve">.</w:t>
      </w:r>
      <w:r w:rsidR="00D80846" w:rsidRPr="00D80846">
        <w:rPr>
          <w:rFonts w:ascii="Times New Roman" w:eastAsia="Times New Roman" w:hAnsi="Times New Roman" w:cs="Times New Roman"/>
          <w:b/>
          <w:color w:val="000000"/>
          <w:lang w:val="en-US" w:eastAsia="ar-SA"/>
        </w:rPr>
        <w:t xml:space="preserve"> </w:t>
      </w:r>
      <w:r w:rsidR="00D80846" w:rsidRPr="00D8084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M</w:t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P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445828" w:rsidRPr="00445828">
        <w:rPr>
          <w:rFonts w:ascii="Times New Roman" w:hAnsi="Times New Roman" w:cs="Times New Roman"/>
          <w:b/>
          <w:lang w:val="en-US"/>
        </w:rPr>
        <w:t xml:space="preserve">01.01.2025 </w:t>
      </w:r>
      <w:r w:rsidRPr="00445828">
        <w:rPr>
          <w:rFonts w:ascii="Times New Roman" w:eastAsia="Times New Roman" w:hAnsi="Times New Roman" w:cs="Times New Roman"/>
          <w:b/>
          <w:color w:val="000000"/>
          <w:lang w:eastAsia="ar-SA"/>
        </w:rPr>
        <w:t xml:space="preserve">года</w:t>
      </w:r>
    </w:p>
    <w:p w14:paraId="6E85E651" w14:textId="3D32F777" w:rsidR="004448C1" w:rsidRDefault="004448C1" w:rsidP="004448C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ar-SA"/>
        </w:rPr>
      </w:pPr>
    </w:p>
    <w:p w14:paraId="023410CE" w14:textId="027DB2E4" w:rsidR="004D49B9" w:rsidRPr="00C627AA" w:rsidRDefault="00D80846" w:rsidP="00C627AA">
      <w:pPr>
        <w:widowControl w:val="0"/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val="en-US" w:eastAsia="ar-SA"/>
        </w:rPr>
        <w:pPrChange w:id="0" w:author="Sapach" w:date="2026-06-07T14:42:00Z">
          <w:pPr>
            <w:widowControl w:val="0"/>
            <w:suppressAutoHyphens/>
            <w:spacing w:after="0" w:line="240" w:lineRule="auto"/>
            <w:ind w:firstLine="708"/>
            <w:jc w:val="both"/>
          </w:pPr>
        </w:pPrChange>
      </w:pPr>
      <w:r>
        <w:rPr>
          <w:rFonts w:ascii="Times New Roman" w:eastAsia="Times New Roman" w:hAnsi="Times New Roman" w:cs="Times New Roman"/>
          <w:color w:val="000000"/>
          <w:lang w:val="en-US" w:eastAsia="ar-SA"/>
        </w:rPr>
        <w:t xml:space="preserve"/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S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далее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- «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Поставщик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»,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от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имени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которого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действует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="00C31899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/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/>
      </w:r>
      <w:r w:rsidR="007634DF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,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действующего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(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ей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)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на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основании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="00CD510C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_____________ </w:t>
      </w:r>
      <w:r w:rsidR="00CD510C"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,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с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одной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стороны</w:t>
      </w:r>
      <w:ins w:id="3" w:author="Sapach" w:date="2026-06-07T14:41:00Z">
        <w:r w:rsidR="00CD510C">
          <w:rPr>
            <w:rFonts w:ascii="Times New Roman" w:eastAsia="Times New Roman" w:hAnsi="Times New Roman" w:cs="Times New Roman"/>
            <w:color w:val="000000"/>
            <w:spacing w:val="-4"/>
            <w:lang w:val="en-US" w:eastAsia="ar-SA"/>
          </w:rPr>
          <w:t xml:space="preserve">,</w:t>
        </w:r>
      </w:ins>
      <w:ins w:id="4" w:author="Sapach" w:date="2026-06-07T14:42:00Z">
        <w:r w:rsidR="004D49B9" w:rsidRPr="00445828">
          <w:rPr>
            <w:rFonts w:ascii="Times New Roman" w:eastAsia="Times New Roman" w:hAnsi="Times New Roman" w:cs="Times New Roman"/>
            <w:color w:val="000000"/>
            <w:spacing w:val="-4"/>
            <w:lang w:val="en-US" w:eastAsia="ar-SA"/>
          </w:rPr>
          <w:t xml:space="preserve"/>
        </w:r>
      </w:ins>
    </w:p>
    <w:p w14:paraId="323A6F64" w14:textId="7A4425EB" w:rsidR="00D80846" w:rsidRDefault="00D80846" w:rsidP="00D80846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pacing w:val="-4"/>
          <w:lang w:val="en-US" w:eastAsia="ar-SA"/>
        </w:rPr>
      </w:pPr>
    </w:p>
    <w:p w14:paraId="2CB405A9" w14:textId="0124F362" w:rsidR="004D49B9" w:rsidRPr="00C627AA" w:rsidRDefault="004D49B9" w:rsidP="00C627AA">
      <w:pPr>
        <w:widowControl w:val="0"/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pPrChange w:id="8" w:author="Sapach" w:date="2026-06-07T14:42:00Z">
          <w:pPr>
            <w:widowControl w:val="0"/>
            <w:suppressAutoHyphens/>
            <w:spacing w:after="0" w:line="240" w:lineRule="auto"/>
            <w:ind w:firstLine="708"/>
            <w:jc w:val="both"/>
          </w:pPr>
        </w:pPrChange>
      </w:pPr>
      <w:r w:rsidRPr="00445828">
        <w:rPr>
          <w:rFonts w:ascii="Times New Roman" w:eastAsia="Times New Roman" w:hAnsi="Times New Roman" w:cs="Times New Roman"/>
          <w:color w:val="000000"/>
          <w:lang w:eastAsia="ar-SA"/>
        </w:rPr>
        <w:t xml:space="preserve"/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B, далее -</w:t>
      </w:r>
      <w:r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«Покупатель», от имени которого действует</w:t>
      </w:r>
      <w:r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_____________ 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, действующего (ей) на основании</w:t>
      </w:r>
      <w:r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_____________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, с другой стороны, далее совместно именуемые «Стороны»,</w:t>
      </w:r>
      <w:r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заключили настоящий Договор поставки (далее именуемый «Договор») онижеследующем:</w:t>
      </w:r>
      <w:ins w:id="10" w:author="Sapach" w:date="2026-06-07T14:42:00Z">
        <w:r w:rsidRPr="00445828">
          <w:rPr>
            <w:rFonts w:ascii="Times New Roman" w:eastAsia="Times New Roman" w:hAnsi="Times New Roman" w:cs="Times New Roman"/>
            <w:color w:val="000000"/>
            <w:spacing w:val="-4"/>
            <w:lang w:eastAsia="ar-SA"/>
          </w:rPr>
          <w:t xml:space="preserve"/>
        </w:r>
      </w:ins>
    </w:p>
    <w:p w14:paraId="67EB7047" w14:textId="427EF198" w:rsidR="00D80846" w:rsidRPr="00C627AA" w:rsidRDefault="00D80846" w:rsidP="00D80846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4"/>
          <w:lang w:eastAsia="ar-SA"/>
        </w:rPr>
      </w:pPr>
    </w:p>
    <w:p w14:paraId="3E7A6C0D" w14:textId="77777777" w:rsidR="00445828" w:rsidRPr="00445828" w:rsidRDefault="00445828" w:rsidP="00445828">
      <w:pPr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>
          <p>аааа</p>
          <p>
            <span data-supply-contract-field="seller.companyName" data-supply-contract-label="Название организации (Поставщик)">Логистика 'Бетера'</span>
          </p>
        </w:t>
      </w:r>
    </w:p>
    <w:p w14:paraId="14B6193A" w14:textId="622282BB" w:rsidR="00B36D37" w:rsidRPr="00445828" w:rsidRDefault="00B36D37" w:rsidP="00445828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pacing w:val="-4"/>
          <w:lang w:val="en-US" w:eastAsia="ar-SA"/>
        </w:rPr>
      </w:pPr>
      <w:bookmarkStart w:id="12" w:name="_GoBack"/>
      <w:bookmarkEnd w:id="12"/>
    </w:p>
    <w:p w14:paraId="29499A78" w14:textId="7F972B47" w:rsidR="00445828" w:rsidRPr="00445828" w:rsidRDefault="00445828" w:rsidP="00445828">
      <w:pPr>
        <w:spacing w:after="0"/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/>
      </w:r>
    </w:p>
    <w:p w14:paraId="152D9929" w14:textId="2BA1E1A4" w:rsidR="004448C1" w:rsidRPr="00AD07B9" w:rsidRDefault="004448C1" w:rsidP="00445828">
      <w:pPr>
        <w:tabs>
          <w:tab w:val="left" w:pos="516"/>
        </w:tabs>
        <w:spacing w:after="160" w:line="252" w:lineRule="auto"/>
        <w:rPr>
          <w:rFonts w:ascii="Times New Roman" w:eastAsia="Calibri" w:hAnsi="Times New Roman" w:cs="Times New Roman"/>
          <w:i/>
          <w:color w:val="000000"/>
          <w:sz w:val="20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29"/>
      </w:tblGrid>
      <w:tr w:rsidR="00AD594D" w:rsidRPr="0026167C" w14:paraId="1B1A526B" w14:textId="77777777" w:rsidTr="00741CB5">
        <w:tc>
          <w:tcPr>
            <w:tcW w:w="5068" w:type="dxa"/>
            <w:shd w:val="clear" w:color="auto" w:fill="auto"/>
          </w:tcPr>
          <w:p w14:paraId="1159826E" w14:textId="745DF6FA" w:rsidR="00AD594D" w:rsidRPr="00AD07B9" w:rsidRDefault="00C519A6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Поставщик</w:t>
            </w:r>
            <w:r w:rsidR="00AD594D"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:</w:t>
            </w:r>
          </w:p>
          <w:p w14:paraId="773A2E75" w14:textId="62F4CB4A" w:rsidR="00C519A6" w:rsidRPr="0026167C" w:rsidRDefault="00C519A6" w:rsidP="00C519A6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«S»</w:t>
            </w:r>
          </w:p>
          <w:p w14:paraId="7AF5CABD" w14:textId="6C0D4832" w:rsidR="00AD594D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 xml:space="preserve"/>
            </w:r>
          </w:p>
          <w:p w14:paraId="750EF47E" w14:textId="77777777" w:rsidR="0026167C" w:rsidRPr="00AD07B9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426F9F6F" w14:textId="49B92CC3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_____________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___ 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</w:t>
            </w:r>
            <w:r w:rsidR="0026167C"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/>
            </w:r>
            <w:r w:rsidR="0026167C"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</w:t>
            </w:r>
          </w:p>
          <w:p w14:paraId="4F443905" w14:textId="77777777" w:rsidR="00AD594D" w:rsidRPr="00AD07B9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«____» ________</w:t>
            </w:r>
            <w:r w:rsidR="00654346"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074C4A8A" w14:textId="77777777" w:rsidR="00AD594D" w:rsidRPr="004448C1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14D43BD2" w14:textId="53D8CCB5" w:rsidR="00AD594D" w:rsidRPr="0026167C" w:rsidRDefault="00C519A6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Покупатель</w:t>
            </w:r>
            <w:r w:rsidR="00AD594D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:</w:t>
            </w:r>
          </w:p>
          <w:p w14:paraId="6A62CCC1" w14:textId="213A4FFB" w:rsidR="0026167C" w:rsidRPr="0026167C" w:rsidRDefault="0026167C" w:rsidP="0026167C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«B»</w:t>
            </w:r>
          </w:p>
          <w:p w14:paraId="1730C9BB" w14:textId="78CD6DD7" w:rsidR="00AD594D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>_____________________(должность)</w:t>
            </w:r>
          </w:p>
          <w:p w14:paraId="7BFBCA09" w14:textId="77777777" w:rsidR="0026167C" w:rsidRPr="0026167C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45B7D88F" w14:textId="77777777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_______ 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/_______________/</w:t>
            </w:r>
          </w:p>
          <w:p w14:paraId="38FBC6AF" w14:textId="77777777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«____» ________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2E01EE28" w14:textId="77777777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val="en-US"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                        </w:t>
            </w:r>
          </w:p>
        </w:tc>
      </w:tr>
    </w:tbl>
    <w:p w14:paraId="5BD89D33" w14:textId="0D4FA8F2" w:rsidR="004448C1" w:rsidRPr="0026167C" w:rsidRDefault="00D64EA3" w:rsidP="00D64EA3">
      <w:pPr>
        <w:tabs>
          <w:tab w:val="left" w:pos="1490"/>
        </w:tabs>
        <w:spacing w:after="160" w:line="252" w:lineRule="auto"/>
        <w:ind w:left="-709" w:firstLine="709"/>
        <w:rPr>
          <w:rFonts w:ascii="Times New Roman" w:eastAsia="Calibri" w:hAnsi="Times New Roman" w:cs="Times New Roman"/>
          <w:i/>
          <w:color w:val="000000"/>
          <w:sz w:val="20"/>
          <w:lang w:val="en-US"/>
        </w:rPr>
      </w:pPr>
      <w:r>
        <w:rPr>
          <w:rFonts w:ascii="Times New Roman" w:eastAsia="Calibri" w:hAnsi="Times New Roman" w:cs="Times New Roman"/>
          <w:i/>
          <w:color w:val="000000"/>
          <w:sz w:val="20"/>
          <w:lang w:val="en-US"/>
        </w:rPr>
        <w:tab/>
      </w:r>
    </w:p>
    <w:p w14:paraId="2FD57498" w14:textId="2AE6AA63" w:rsidR="005F4E11" w:rsidRPr="0026167C" w:rsidRDefault="00666A1D" w:rsidP="00666A1D">
      <w:pPr>
        <w:rPr>
          <w:rFonts w:ascii="Times New Roman" w:eastAsia="Calibri" w:hAnsi="Times New Roman" w:cs="Times New Roman"/>
          <w:i/>
          <w:color w:val="000000"/>
          <w:sz w:val="20"/>
          <w:lang w:val="en-US"/>
        </w:rPr>
      </w:pPr>
      <w:r w:rsidRPr="0026167C">
        <w:rPr>
          <w:rFonts w:ascii="Times New Roman" w:eastAsia="Calibri" w:hAnsi="Times New Roman" w:cs="Times New Roman"/>
          <w:i/>
          <w:color w:val="000000"/>
          <w:sz w:val="20"/>
          <w:lang w:val="en-US"/>
        </w:rPr>
        <w:br w:type="page"/>
      </w:r>
    </w:p>
    <w:p w14:paraId="309CB9C5" w14:textId="77777777" w:rsidR="004448C1" w:rsidRPr="004B0207" w:rsidRDefault="004448C1" w:rsidP="004448C1">
      <w:pPr>
        <w:spacing w:after="160"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</w:pP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</w:rPr>
        <w:lastRenderedPageBreak/>
        <w:t>Приложение</w:t>
      </w: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 xml:space="preserve"> №1</w:t>
      </w:r>
    </w:p>
    <w:p w14:paraId="078F83C6" w14:textId="46468EDC" w:rsidR="004448C1" w:rsidRPr="004B0207" w:rsidRDefault="004448C1" w:rsidP="004448C1">
      <w:pPr>
        <w:spacing w:after="160"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</w:pP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к</w:t>
      </w: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 xml:space="preserve"> </w:t>
      </w: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Договору</w:t>
      </w:r>
      <w:r w:rsidR="004B0207" w:rsidRPr="004B0207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 xml:space="preserve"> №</w:t>
      </w:r>
      <w:r w:rsidR="004B0207" w:rsidRPr="004B0207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en-US" w:eastAsia="ar-SA"/>
        </w:rPr>
        <w:t xml:space="preserve">1</w:t>
      </w:r>
    </w:p>
    <w:p w14:paraId="27BF082A" w14:textId="77777777" w:rsidR="004448C1" w:rsidRPr="004B0207" w:rsidRDefault="004448C1" w:rsidP="004448C1">
      <w:pPr>
        <w:spacing w:after="160" w:line="252" w:lineRule="auto"/>
        <w:ind w:left="-709" w:firstLine="709"/>
        <w:jc w:val="right"/>
        <w:rPr>
          <w:rFonts w:ascii="Times New Roman" w:eastAsia="Calibri" w:hAnsi="Times New Roman" w:cs="Times New Roman"/>
          <w:color w:val="000000"/>
          <w:sz w:val="20"/>
          <w:szCs w:val="20"/>
          <w:lang w:val="en-US"/>
        </w:rPr>
      </w:pPr>
    </w:p>
    <w:p w14:paraId="66A906CD" w14:textId="5D27377A" w:rsidR="004448C1" w:rsidRPr="004B0207" w:rsidRDefault="004448C1" w:rsidP="004448C1">
      <w:pPr>
        <w:spacing w:after="160" w:line="252" w:lineRule="auto"/>
        <w:ind w:left="-709" w:firstLine="709"/>
        <w:jc w:val="center"/>
        <w:rPr>
          <w:rFonts w:ascii="Times New Roman" w:eastAsia="Calibri" w:hAnsi="Times New Roman" w:cs="Times New Roman"/>
          <w:b/>
          <w:color w:val="000000"/>
          <w:sz w:val="24"/>
          <w:lang w:val="en-US"/>
        </w:rPr>
      </w:pPr>
      <w:r w:rsidRPr="004448C1">
        <w:rPr>
          <w:rFonts w:ascii="Times New Roman" w:eastAsia="Calibri" w:hAnsi="Times New Roman" w:cs="Times New Roman"/>
          <w:b/>
          <w:color w:val="000000"/>
          <w:sz w:val="24"/>
        </w:rPr>
        <w:t xml:space="preserve">Спецификация</w:t>
      </w:r>
      <w:r w:rsidR="004B0207">
        <w:rPr>
          <w:rFonts w:ascii="Times New Roman" w:eastAsia="Calibri" w:hAnsi="Times New Roman" w:cs="Times New Roman"/>
          <w:b/>
          <w:color w:val="000000"/>
          <w:sz w:val="24"/>
          <w:lang w:val="en-US"/>
        </w:rPr>
        <w:t xml:space="preserve"> № </w:t>
      </w:r>
      <w:r w:rsidR="004B0207"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1</w:t>
      </w:r>
      <w:r w:rsidRPr="004B0207">
        <w:rPr>
          <w:rFonts w:ascii="Times New Roman" w:eastAsia="Calibri" w:hAnsi="Times New Roman" w:cs="Times New Roman"/>
          <w:b/>
          <w:color w:val="000000"/>
          <w:sz w:val="24"/>
          <w:lang w:val="en-US"/>
        </w:rPr>
        <w:t xml:space="preserve"> </w:t>
      </w:r>
    </w:p>
    <w:p w14:paraId="7D76D49D" w14:textId="77777777" w:rsidR="004448C1" w:rsidRPr="004B0207" w:rsidRDefault="004448C1" w:rsidP="004448C1">
      <w:pPr>
        <w:spacing w:after="160" w:line="252" w:lineRule="auto"/>
        <w:jc w:val="both"/>
        <w:rPr>
          <w:rFonts w:ascii="Times New Roman" w:eastAsia="Calibri" w:hAnsi="Times New Roman" w:cs="Times New Roman"/>
          <w:color w:val="000000"/>
          <w:lang w:val="en-US"/>
        </w:rPr>
      </w:pPr>
    </w:p>
    <w:p w14:paraId="52C78BB0" w14:textId="7A13BB19" w:rsidR="004448C1" w:rsidRPr="004448C1" w:rsidRDefault="00C32576" w:rsidP="000D504D">
      <w:pPr>
        <w:spacing w:after="160" w:line="252" w:lineRule="auto"/>
        <w:ind w:firstLine="709"/>
        <w:jc w:val="both"/>
        <w:rPr>
          <w:rFonts w:ascii="Times New Roman" w:eastAsia="Calibri" w:hAnsi="Times New Roman" w:cs="Times New Roman"/>
          <w:color w:val="000000"/>
        </w:rPr>
      </w:pPr>
      <w:r w:rsidRPr="00C32576">
        <w:rPr>
          <w:rFonts w:ascii="Times New Roman" w:eastAsia="Calibri" w:hAnsi="Times New Roman" w:cs="Times New Roman"/>
          <w:color w:val="000000"/>
        </w:rPr>
        <w:t xml:space="preserve">B 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именуемое в дальнейшем  «Покупатель», в лице </w:t>
      </w:r>
      <w:r w:rsidRPr="00C32576">
        <w:rPr>
          <w:rFonts w:ascii="Times New Roman" w:eastAsia="Calibri" w:hAnsi="Times New Roman" w:cs="Times New Roman"/>
          <w:color w:val="000000"/>
        </w:rPr>
        <w:t>___________________________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действующего на основании </w:t>
      </w:r>
      <w:r w:rsidR="00177D3C">
        <w:rPr>
          <w:rFonts w:ascii="Times New Roman" w:eastAsia="Calibri" w:hAnsi="Times New Roman" w:cs="Times New Roman"/>
          <w:color w:val="000000"/>
          <w:spacing w:val="-4"/>
        </w:rPr>
        <w:t>___________________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с одной стороны и</w:t>
      </w:r>
    </w:p>
    <w:p w14:paraId="4C46B421" w14:textId="2F7359D1" w:rsidR="004448C1" w:rsidRDefault="00C32576" w:rsidP="000D504D">
      <w:pPr>
        <w:spacing w:after="160" w:line="252" w:lineRule="auto"/>
        <w:ind w:firstLine="709"/>
        <w:jc w:val="both"/>
        <w:rPr>
          <w:rFonts w:ascii="Times New Roman" w:eastAsia="Calibri" w:hAnsi="Times New Roman" w:cs="Times New Roman"/>
          <w:color w:val="000000"/>
        </w:rPr>
      </w:pPr>
      <w:r w:rsidRPr="00C32576">
        <w:rPr>
          <w:rFonts w:ascii="Times New Roman" w:eastAsia="Calibri" w:hAnsi="Times New Roman" w:cs="Times New Roman"/>
          <w:color w:val="000000"/>
        </w:rPr>
        <w:t xml:space="preserve">S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именуемое в дальнейшем «Поставщик», в лице </w:t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/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</w:t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/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действующего на основании </w:t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_____________ </w:t>
      </w:r>
      <w:r>
        <w:rPr>
          <w:rFonts w:ascii="Times New Roman" w:eastAsia="Calibri" w:hAnsi="Times New Roman" w:cs="Times New Roman"/>
          <w:color w:val="000000"/>
        </w:rPr>
        <w:t>,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 с другой стороны, при совместном упоминании в тексте Договора именуемые «Стороны», а по отдельности – «Сторона», заключили настоящую Спецификацию к Договору </w:t>
      </w:r>
      <w:r w:rsidRPr="00C32576">
        <w:rPr>
          <w:rFonts w:ascii="Times New Roman" w:eastAsia="Calibri" w:hAnsi="Times New Roman" w:cs="Times New Roman"/>
          <w:color w:val="000000"/>
        </w:rPr>
        <w:t xml:space="preserve">1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: </w:t>
      </w:r>
    </w:p>
    <w:tbl>
      <w:tblPr>
        <w:tblStyle w:val="ab"/>
        <w:tblW w:w="1006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645"/>
        <w:gridCol w:w="992"/>
        <w:gridCol w:w="709"/>
        <w:gridCol w:w="1559"/>
        <w:gridCol w:w="1560"/>
      </w:tblGrid>
      <w:tr w:rsidR="000D504D" w:rsidRPr="0068766A" w14:paraId="04CCBBCB" w14:textId="77777777" w:rsidTr="000D504D">
        <w:trPr>
          <w:cantSplit/>
          <w:tblHeader/>
        </w:trPr>
        <w:tc>
          <w:tcPr>
            <w:tcW w:w="600" w:type="dxa"/>
          </w:tcPr>
          <w:p w14:paraId="57D2355B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№</w:t>
            </w:r>
          </w:p>
        </w:tc>
        <w:tc>
          <w:tcPr>
            <w:tcW w:w="4645" w:type="dxa"/>
          </w:tcPr>
          <w:p w14:paraId="3655CED5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Товар</w:t>
            </w:r>
          </w:p>
        </w:tc>
        <w:tc>
          <w:tcPr>
            <w:tcW w:w="992" w:type="dxa"/>
          </w:tcPr>
          <w:p w14:paraId="14EC9500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Кол-во</w:t>
            </w:r>
          </w:p>
        </w:tc>
        <w:tc>
          <w:tcPr>
            <w:tcW w:w="709" w:type="dxa"/>
          </w:tcPr>
          <w:p w14:paraId="531CEFC0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Ед.</w:t>
            </w:r>
          </w:p>
        </w:tc>
        <w:tc>
          <w:tcPr>
            <w:tcW w:w="1559" w:type="dxa"/>
          </w:tcPr>
          <w:p w14:paraId="18266EEC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Цена</w:t>
            </w:r>
          </w:p>
        </w:tc>
        <w:tc>
          <w:tcPr>
            <w:tcW w:w="1560" w:type="dxa"/>
          </w:tcPr>
          <w:p w14:paraId="157A02DE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Сумма</w:t>
            </w:r>
          </w:p>
        </w:tc>
      </w:tr>
    </w:tbl>
    <w:tbl>
      <w:tblPr>
        <w:tblW w:w="10206" w:type="dxa"/>
        <w:tblInd w:w="50" w:type="dxa"/>
        <w:tblLayout w:type="fixed"/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8505"/>
        <w:gridCol w:w="1701"/>
      </w:tblGrid>
      <w:tr w:rsidR="000D504D" w:rsidRPr="0068766A" w14:paraId="43843A60" w14:textId="77777777" w:rsidTr="000D504D">
        <w:trPr>
          <w:trHeight w:val="200"/>
        </w:trPr>
        <w:tc>
          <w:tcPr>
            <w:tcW w:w="8505" w:type="dxa"/>
          </w:tcPr>
          <w:p w14:paraId="18B2C051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1701" w:type="dxa"/>
          </w:tcPr>
          <w:p w14:paraId="1C88B493" w14:textId="77777777" w:rsidR="000D504D" w:rsidRPr="0068766A" w:rsidRDefault="000D504D" w:rsidP="000664E9">
            <w:pPr>
              <w:spacing w:after="0" w:line="240" w:lineRule="auto"/>
              <w:ind w:left="-4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 xml:space="preserve">0</w:t>
            </w:r>
          </w:p>
        </w:tc>
      </w:tr>
      <w:tr w:rsidR="000D504D" w:rsidRPr="0068766A" w14:paraId="19BB986A" w14:textId="77777777" w:rsidTr="000D504D">
        <w:trPr>
          <w:trHeight w:val="200"/>
        </w:trPr>
        <w:tc>
          <w:tcPr>
            <w:tcW w:w="8505" w:type="dxa"/>
          </w:tcPr>
          <w:p w14:paraId="42C05FF3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>Сумма НДС:</w:t>
            </w:r>
          </w:p>
        </w:tc>
        <w:tc>
          <w:tcPr>
            <w:tcW w:w="1701" w:type="dxa"/>
          </w:tcPr>
          <w:p w14:paraId="692DB668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 xml:space="preserve">0</w:t>
            </w:r>
          </w:p>
        </w:tc>
      </w:tr>
      <w:tr w:rsidR="000D504D" w:rsidRPr="0068766A" w14:paraId="667554E7" w14:textId="77777777" w:rsidTr="000D504D">
        <w:trPr>
          <w:trHeight w:val="200"/>
        </w:trPr>
        <w:tc>
          <w:tcPr>
            <w:tcW w:w="8505" w:type="dxa"/>
          </w:tcPr>
          <w:p w14:paraId="4CD2CBCF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>Всего к оплате:</w:t>
            </w:r>
          </w:p>
        </w:tc>
        <w:tc>
          <w:tcPr>
            <w:tcW w:w="1701" w:type="dxa"/>
          </w:tcPr>
          <w:p w14:paraId="4DE1B1F8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 xml:space="preserve">0</w:t>
            </w:r>
          </w:p>
        </w:tc>
      </w:tr>
    </w:tbl>
    <w:p w14:paraId="4C32F3D5" w14:textId="79C17AA8" w:rsidR="00C32576" w:rsidRPr="00445828" w:rsidRDefault="00C32576" w:rsidP="00C32576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</w:pPr>
    </w:p>
    <w:p w14:paraId="59C101F4" w14:textId="2CA015D5" w:rsidR="00C32576" w:rsidRPr="00445828" w:rsidRDefault="00C32576" w:rsidP="00C32576">
      <w:pPr>
        <w:spacing w:after="0"/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/>
      </w:r>
    </w:p>
    <w:p w14:paraId="5CE690A8" w14:textId="14486B07" w:rsidR="00C32576" w:rsidRPr="00C32576" w:rsidRDefault="00C32576" w:rsidP="000D504D">
      <w:pPr>
        <w:spacing w:after="0"/>
        <w:rPr>
          <w:rFonts w:ascii="Times New Roman" w:eastAsia="Calibri" w:hAnsi="Times New Roman" w:cs="Times New Roman"/>
          <w:color w:val="000000"/>
          <w:sz w:val="24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29"/>
      </w:tblGrid>
      <w:tr w:rsidR="000D504D" w:rsidRPr="0026167C" w14:paraId="62D672DB" w14:textId="77777777" w:rsidTr="000664E9">
        <w:tc>
          <w:tcPr>
            <w:tcW w:w="5068" w:type="dxa"/>
            <w:shd w:val="clear" w:color="auto" w:fill="auto"/>
          </w:tcPr>
          <w:p w14:paraId="2332B5A3" w14:textId="77777777" w:rsidR="000D504D" w:rsidRPr="00AD07B9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Поставщик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:</w:t>
            </w:r>
          </w:p>
          <w:p w14:paraId="6B6EEA74" w14:textId="77777777" w:rsidR="000D504D" w:rsidRPr="0026167C" w:rsidRDefault="000D504D" w:rsidP="000664E9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«S»</w:t>
            </w:r>
          </w:p>
          <w:p w14:paraId="192565D8" w14:textId="77777777" w:rsidR="000D504D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 xml:space="preserve"/>
            </w:r>
          </w:p>
          <w:p w14:paraId="4AC0D321" w14:textId="77777777" w:rsidR="000D504D" w:rsidRPr="00AD07B9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627073A6" w14:textId="7EA26C38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________________________ /</w:t>
            </w:r>
            <w:r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/>
            </w:r>
            <w:r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</w:t>
            </w:r>
          </w:p>
          <w:p w14:paraId="0F119F45" w14:textId="77777777" w:rsidR="000D504D" w:rsidRPr="00AD07B9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«____» _______________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3217C620" w14:textId="77777777" w:rsidR="000D504D" w:rsidRPr="004448C1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55188BF8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Покупатель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:</w:t>
            </w:r>
          </w:p>
          <w:p w14:paraId="29BE9AD6" w14:textId="77777777" w:rsidR="000D504D" w:rsidRPr="0026167C" w:rsidRDefault="000D504D" w:rsidP="000664E9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«B»</w:t>
            </w:r>
          </w:p>
          <w:p w14:paraId="1046D33F" w14:textId="77777777" w:rsidR="000D504D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>_____________________(должность)</w:t>
            </w:r>
          </w:p>
          <w:p w14:paraId="0822C0A7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384572F4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_____________________ /_______________/</w:t>
            </w:r>
          </w:p>
          <w:p w14:paraId="5B57BB87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«____» _______________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4FC20F6C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val="en-US"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                        </w:t>
            </w:r>
          </w:p>
        </w:tc>
      </w:tr>
    </w:tbl>
    <w:p w14:paraId="393EB7E5" w14:textId="77777777" w:rsidR="00C32576" w:rsidRPr="00C32576" w:rsidRDefault="00C32576">
      <w:pPr>
        <w:rPr>
          <w:lang w:val="en-US"/>
        </w:rPr>
      </w:pPr>
    </w:p>
    <w:sectPr w:rsidR="00C32576" w:rsidRPr="00C32576" w:rsidSect="00A00CED">
      <w:footerReference w:type="default" r:id="rId7"/>
      <w:pgSz w:w="11906" w:h="16838"/>
      <w:pgMar w:top="567" w:right="707" w:bottom="1134" w:left="1134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C939F0" w14:textId="77777777" w:rsidR="00A71B9F" w:rsidRDefault="00A71B9F" w:rsidP="00FF4CE3">
      <w:pPr>
        <w:spacing w:after="0" w:line="240" w:lineRule="auto"/>
      </w:pPr>
      <w:r>
        <w:separator/>
      </w:r>
    </w:p>
  </w:endnote>
  <w:endnote w:type="continuationSeparator" w:id="0">
    <w:p w14:paraId="0BEAEBD0" w14:textId="77777777" w:rsidR="00A71B9F" w:rsidRDefault="00A71B9F" w:rsidP="00FF4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E0483" w14:textId="7DD7ABB5" w:rsidR="00BC0DBD" w:rsidRPr="00BC0DBD" w:rsidRDefault="00BC0DBD">
    <w:pPr>
      <w:pStyle w:val="a3"/>
      <w:tabs>
        <w:tab w:val="left" w:pos="5835"/>
      </w:tabs>
      <w:rPr>
        <w:rFonts w:ascii="Times New Roman" w:hAnsi="Times New Roman" w:cs="Times New Roman"/>
        <w:sz w:val="20"/>
        <w:szCs w:val="20"/>
        <w:lang w:val="en-US"/>
      </w:rPr>
    </w:pPr>
    <w:r>
      <w:rPr>
        <w:rFonts w:ascii="Times New Roman" w:hAnsi="Times New Roman" w:cs="Times New Roman"/>
        <w:sz w:val="20"/>
        <w:szCs w:val="20"/>
        <w:lang w:val="en-US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EE045E" w14:textId="77777777" w:rsidR="00A71B9F" w:rsidRDefault="00A71B9F" w:rsidP="00FF4CE3">
      <w:pPr>
        <w:spacing w:after="0" w:line="240" w:lineRule="auto"/>
      </w:pPr>
      <w:r>
        <w:separator/>
      </w:r>
    </w:p>
  </w:footnote>
  <w:footnote w:type="continuationSeparator" w:id="0">
    <w:p w14:paraId="6B5046D0" w14:textId="77777777" w:rsidR="00A71B9F" w:rsidRDefault="00A71B9F" w:rsidP="00FF4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C7599"/>
    <w:multiLevelType w:val="multilevel"/>
    <w:tmpl w:val="A372C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928" w:hanging="360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i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ach">
    <w15:presenceInfo w15:providerId="Windows Live" w15:userId="049626e650c099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E2D"/>
    <w:rsid w:val="00044435"/>
    <w:rsid w:val="00094035"/>
    <w:rsid w:val="000C7D4A"/>
    <w:rsid w:val="000D504D"/>
    <w:rsid w:val="00177D3C"/>
    <w:rsid w:val="001D3697"/>
    <w:rsid w:val="0024106E"/>
    <w:rsid w:val="0026167C"/>
    <w:rsid w:val="002617CA"/>
    <w:rsid w:val="00303BE0"/>
    <w:rsid w:val="00346729"/>
    <w:rsid w:val="0037169E"/>
    <w:rsid w:val="004448C1"/>
    <w:rsid w:val="00445828"/>
    <w:rsid w:val="00454E2D"/>
    <w:rsid w:val="004874F5"/>
    <w:rsid w:val="004B0207"/>
    <w:rsid w:val="004D49B9"/>
    <w:rsid w:val="004E6FF6"/>
    <w:rsid w:val="005168C9"/>
    <w:rsid w:val="005461A2"/>
    <w:rsid w:val="00547ADF"/>
    <w:rsid w:val="00585ED3"/>
    <w:rsid w:val="005F4E11"/>
    <w:rsid w:val="00604417"/>
    <w:rsid w:val="00654346"/>
    <w:rsid w:val="00666A1D"/>
    <w:rsid w:val="0068766A"/>
    <w:rsid w:val="0070461A"/>
    <w:rsid w:val="00761FBB"/>
    <w:rsid w:val="007634DF"/>
    <w:rsid w:val="00770C62"/>
    <w:rsid w:val="00794BA9"/>
    <w:rsid w:val="00883E93"/>
    <w:rsid w:val="008C5964"/>
    <w:rsid w:val="008D0EBC"/>
    <w:rsid w:val="00936D48"/>
    <w:rsid w:val="009A38FA"/>
    <w:rsid w:val="009A4F3A"/>
    <w:rsid w:val="00A00CED"/>
    <w:rsid w:val="00A222EA"/>
    <w:rsid w:val="00A506E5"/>
    <w:rsid w:val="00A71B9F"/>
    <w:rsid w:val="00AB242B"/>
    <w:rsid w:val="00AD07B9"/>
    <w:rsid w:val="00AD594D"/>
    <w:rsid w:val="00B36D37"/>
    <w:rsid w:val="00B4090F"/>
    <w:rsid w:val="00B63734"/>
    <w:rsid w:val="00B932D7"/>
    <w:rsid w:val="00B943B0"/>
    <w:rsid w:val="00BC0DBD"/>
    <w:rsid w:val="00C27F4C"/>
    <w:rsid w:val="00C31899"/>
    <w:rsid w:val="00C32576"/>
    <w:rsid w:val="00C519A6"/>
    <w:rsid w:val="00C627AA"/>
    <w:rsid w:val="00C967BB"/>
    <w:rsid w:val="00CD510C"/>
    <w:rsid w:val="00D10E60"/>
    <w:rsid w:val="00D162D5"/>
    <w:rsid w:val="00D64EA3"/>
    <w:rsid w:val="00D80846"/>
    <w:rsid w:val="00E5015D"/>
    <w:rsid w:val="00E52751"/>
    <w:rsid w:val="00E63701"/>
    <w:rsid w:val="00E655DE"/>
    <w:rsid w:val="00EF45A6"/>
    <w:rsid w:val="00F035FC"/>
    <w:rsid w:val="00F26B9B"/>
    <w:rsid w:val="00F52A30"/>
    <w:rsid w:val="00FA0BB4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36CB3"/>
  <w15:docId w15:val="{D66B7068-9919-4954-89A8-1A204DEC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0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448C1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Calibri"/>
      <w:color w:val="00000A"/>
    </w:rPr>
  </w:style>
  <w:style w:type="character" w:customStyle="1" w:styleId="a4">
    <w:name w:val="Нижний колонтитул Знак"/>
    <w:basedOn w:val="a0"/>
    <w:link w:val="a3"/>
    <w:uiPriority w:val="99"/>
    <w:rsid w:val="004448C1"/>
    <w:rPr>
      <w:rFonts w:ascii="Calibri" w:eastAsia="Calibri" w:hAnsi="Calibri" w:cs="Calibri"/>
      <w:color w:val="00000A"/>
    </w:rPr>
  </w:style>
  <w:style w:type="paragraph" w:styleId="a5">
    <w:name w:val="header"/>
    <w:basedOn w:val="a"/>
    <w:link w:val="a6"/>
    <w:uiPriority w:val="99"/>
    <w:unhideWhenUsed/>
    <w:rsid w:val="00FF4C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4CE3"/>
  </w:style>
  <w:style w:type="paragraph" w:styleId="a7">
    <w:name w:val="No Spacing"/>
    <w:uiPriority w:val="1"/>
    <w:qFormat/>
    <w:rsid w:val="00770C62"/>
    <w:pPr>
      <w:widowControl w:val="0"/>
      <w:suppressAutoHyphens/>
      <w:spacing w:after="0" w:line="240" w:lineRule="auto"/>
    </w:pPr>
    <w:rPr>
      <w:rFonts w:ascii="Calibri" w:eastAsia="Times New Roman" w:hAnsi="Calibri" w:cs="Calibri"/>
      <w:lang w:eastAsia="ar-SA"/>
    </w:rPr>
  </w:style>
  <w:style w:type="character" w:styleId="a8">
    <w:name w:val="Hyperlink"/>
    <w:basedOn w:val="a0"/>
    <w:uiPriority w:val="99"/>
    <w:unhideWhenUsed/>
    <w:rsid w:val="009A38FA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D4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D49B9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unhideWhenUsed/>
    <w:rsid w:val="000D504D"/>
    <w:pPr>
      <w:spacing w:after="0" w:line="240" w:lineRule="auto"/>
    </w:pPr>
    <w:rPr>
      <w:rFonts w:ascii="Arial" w:eastAsia="Arial" w:hAnsi="Arial" w:cs="Arial"/>
      <w:sz w:val="20"/>
      <w:szCs w:val="20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Жукова Алена Леонидовна</dc:creator>
  <cp:keywords/>
  <dc:description/>
  <cp:lastModifiedBy>Sapach</cp:lastModifiedBy>
  <cp:revision>9</cp:revision>
  <dcterms:created xsi:type="dcterms:W3CDTF">2026-06-07T14:46:00Z</dcterms:created>
  <dcterms:modified xsi:type="dcterms:W3CDTF">2026-06-07T15:04:00Z</dcterms:modified>
  <dc:identifier/>
  <dc:language/>
</cp:coreProperties>
</file>