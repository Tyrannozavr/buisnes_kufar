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F46007" w14:textId="73C0CA42" w:rsidR="00770C62" w:rsidRPr="00B36D37" w:rsidRDefault="004448C1" w:rsidP="00B36D37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</w:pPr>
      <w:r w:rsidRPr="004448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ar-SA"/>
        </w:rPr>
        <w:t>ДОГОВОР</w:t>
      </w:r>
      <w:r w:rsidRPr="00B36D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  <w:t xml:space="preserve">  </w:t>
      </w:r>
      <w:r w:rsidRPr="004448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ar-SA"/>
        </w:rPr>
        <w:t xml:space="preserve">ПОСТАВКИ</w:t>
      </w:r>
      <w:r w:rsidRPr="00B36D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  <w:t xml:space="preserve">  №</w:t>
      </w:r>
      <w:r w:rsidR="00B36D37" w:rsidRPr="00B36D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  <w:t xml:space="preserve"> 1</w:t>
      </w:r>
    </w:p>
    <w:p w14:paraId="1C14C8C8" w14:textId="77777777" w:rsidR="004448C1" w:rsidRPr="00B36D37" w:rsidRDefault="004448C1" w:rsidP="004448C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en-US" w:eastAsia="ar-SA"/>
        </w:rPr>
      </w:pPr>
    </w:p>
    <w:p w14:paraId="64676B22" w14:textId="22566BD7" w:rsidR="004448C1" w:rsidRPr="00D80846" w:rsidRDefault="004448C1" w:rsidP="004448C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en-US" w:eastAsia="ar-SA"/>
        </w:rPr>
      </w:pPr>
      <w:r w:rsidRPr="004448C1">
        <w:rPr>
          <w:rFonts w:ascii="Times New Roman" w:eastAsia="Times New Roman" w:hAnsi="Times New Roman" w:cs="Times New Roman"/>
          <w:b/>
          <w:color w:val="000000"/>
          <w:lang w:eastAsia="ar-SA"/>
        </w:rPr>
        <w:t>г</w:t>
      </w:r>
      <w:r w:rsidRPr="00D80846">
        <w:rPr>
          <w:rFonts w:ascii="Times New Roman" w:eastAsia="Times New Roman" w:hAnsi="Times New Roman" w:cs="Times New Roman"/>
          <w:b/>
          <w:color w:val="000000"/>
          <w:lang w:val="en-US" w:eastAsia="ar-SA"/>
        </w:rPr>
        <w:t xml:space="preserve">.</w:t>
      </w:r>
      <w:r w:rsidR="00D80846" w:rsidRPr="00D80846">
        <w:rPr>
          <w:rFonts w:ascii="Times New Roman" w:eastAsia="Times New Roman" w:hAnsi="Times New Roman" w:cs="Times New Roman"/>
          <w:b/>
          <w:color w:val="000000"/>
          <w:lang w:val="en-US" w:eastAsia="ar-SA"/>
        </w:rPr>
        <w:t xml:space="preserve"> </w:t>
      </w:r>
      <w:r w:rsidR="00D80846" w:rsidRPr="00D8084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  <w:t xml:space="preserve">Moscow</w:t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P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445828" w:rsidRPr="00445828">
        <w:rPr>
          <w:rFonts w:ascii="Times New Roman" w:hAnsi="Times New Roman" w:cs="Times New Roman"/>
          <w:b/>
          <w:lang w:val="en-US"/>
        </w:rPr>
        <w:t xml:space="preserve">01.01.2025 </w:t>
      </w:r>
      <w:r w:rsidRPr="00445828">
        <w:rPr>
          <w:rFonts w:ascii="Times New Roman" w:eastAsia="Times New Roman" w:hAnsi="Times New Roman" w:cs="Times New Roman"/>
          <w:b/>
          <w:color w:val="000000"/>
          <w:lang w:eastAsia="ar-SA"/>
        </w:rPr>
        <w:t xml:space="preserve">года</w:t>
      </w:r>
    </w:p>
    <w:p w14:paraId="6E85E651" w14:textId="3D32F777" w:rsidR="004448C1" w:rsidRDefault="004448C1" w:rsidP="004448C1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ar-SA"/>
        </w:rPr>
      </w:pPr>
    </w:p>
    <w:p w14:paraId="023410CE" w14:textId="027DB2E4" w:rsidR="004D49B9" w:rsidRPr="00C627AA" w:rsidRDefault="00D80846" w:rsidP="00C627AA">
      <w:pPr>
        <w:widowControl w:val="0"/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val="en-US" w:eastAsia="ar-SA"/>
        </w:rPr>
        <w:pPrChange w:id="0" w:author="Sapach" w:date="2026-06-07T14:42:00Z">
          <w:pPr>
            <w:widowControl w:val="0"/>
            <w:suppressAutoHyphens/>
            <w:spacing w:after="0" w:line="240" w:lineRule="auto"/>
            <w:ind w:firstLine="708"/>
            <w:jc w:val="both"/>
          </w:pPr>
        </w:pPrChange>
      </w:pPr>
      <w:r>
        <w:rPr>
          <w:rFonts w:ascii="Times New Roman" w:eastAsia="Times New Roman" w:hAnsi="Times New Roman" w:cs="Times New Roman"/>
          <w:color w:val="000000"/>
          <w:lang w:val="en-US" w:eastAsia="ar-SA"/>
        </w:rPr>
        <w:t xml:space="preserve"/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Seller LLC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далее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- «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Поставщик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»,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от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имени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которого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действует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="00C31899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/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Ivan</w:t>
      </w:r>
      <w:r w:rsidR="007634DF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,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действующего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(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ей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)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на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основании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="00CD510C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/>
      </w:r>
      <w:r w:rsidR="00CD510C"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ustav</w:t>
      </w:r>
      <w:r w:rsidR="007634DF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="00CD510C"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,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с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одной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стороны</w:t>
      </w:r>
      <w:ins w:id="3" w:author="Sapach" w:date="2026-06-07T14:41:00Z">
        <w:r w:rsidR="00CD510C">
          <w:rPr>
            <w:rFonts w:ascii="Times New Roman" w:eastAsia="Times New Roman" w:hAnsi="Times New Roman" w:cs="Times New Roman"/>
            <w:color w:val="000000"/>
            <w:spacing w:val="-4"/>
            <w:lang w:val="en-US" w:eastAsia="ar-SA"/>
          </w:rPr>
          <w:t xml:space="preserve">,</w:t>
        </w:r>
      </w:ins>
      <w:ins w:id="4" w:author="Sapach" w:date="2026-06-07T14:42:00Z">
        <w:r w:rsidR="004D49B9" w:rsidRPr="00445828">
          <w:rPr>
            <w:rFonts w:ascii="Times New Roman" w:eastAsia="Times New Roman" w:hAnsi="Times New Roman" w:cs="Times New Roman"/>
            <w:color w:val="000000"/>
            <w:spacing w:val="-4"/>
            <w:lang w:val="en-US" w:eastAsia="ar-SA"/>
          </w:rPr>
          <w:t xml:space="preserve"/>
        </w:r>
      </w:ins>
    </w:p>
    <w:p w14:paraId="323A6F64" w14:textId="7A4425EB" w:rsidR="00D80846" w:rsidRDefault="00D80846" w:rsidP="00D80846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pacing w:val="-4"/>
          <w:lang w:val="en-US" w:eastAsia="ar-SA"/>
        </w:rPr>
      </w:pPr>
    </w:p>
    <w:p w14:paraId="2CB405A9" w14:textId="0124F362" w:rsidR="004D49B9" w:rsidRPr="00C627AA" w:rsidRDefault="004D49B9" w:rsidP="00C627AA">
      <w:pPr>
        <w:widowControl w:val="0"/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pPrChange w:id="8" w:author="Sapach" w:date="2026-06-07T14:42:00Z">
          <w:pPr>
            <w:widowControl w:val="0"/>
            <w:suppressAutoHyphens/>
            <w:spacing w:after="0" w:line="240" w:lineRule="auto"/>
            <w:ind w:firstLine="708"/>
            <w:jc w:val="both"/>
          </w:pPr>
        </w:pPrChange>
      </w:pPr>
      <w:r w:rsidRPr="00445828">
        <w:rPr>
          <w:rFonts w:ascii="Times New Roman" w:eastAsia="Times New Roman" w:hAnsi="Times New Roman" w:cs="Times New Roman"/>
          <w:color w:val="000000"/>
          <w:lang w:eastAsia="ar-SA"/>
        </w:rPr>
        <w:t xml:space="preserve"/>
      </w:r>
      <w:r w:rsidR="00D80846"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Buyer LLC, далее -</w:t>
      </w:r>
      <w:r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 </w:t>
      </w:r>
      <w:r w:rsidR="00D80846"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«Покупатель», от имени которого действует</w:t>
      </w:r>
      <w:r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 _____________ </w:t>
      </w:r>
      <w:r w:rsidR="00D80846"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, действующего (ей) на основании</w:t>
      </w:r>
      <w:r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 _____________</w:t>
      </w:r>
      <w:r w:rsidR="00D80846"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, с другой стороны, далее совместно именуемые «Стороны»,</w:t>
      </w:r>
      <w:r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 </w:t>
      </w:r>
      <w:r w:rsidR="00D80846"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заключили настоящий Договор поставки (далее именуемый «Договор») онижеследующем:</w:t>
      </w:r>
      <w:ins w:id="10" w:author="Sapach" w:date="2026-06-07T14:42:00Z">
        <w:r w:rsidRPr="00445828">
          <w:rPr>
            <w:rFonts w:ascii="Times New Roman" w:eastAsia="Times New Roman" w:hAnsi="Times New Roman" w:cs="Times New Roman"/>
            <w:color w:val="000000"/>
            <w:spacing w:val="-4"/>
            <w:lang w:eastAsia="ar-SA"/>
          </w:rPr>
          <w:t xml:space="preserve"/>
        </w:r>
      </w:ins>
    </w:p>
    <w:p w14:paraId="67EB7047" w14:textId="427EF198" w:rsidR="00D80846" w:rsidRPr="00C627AA" w:rsidRDefault="00D80846" w:rsidP="00D80846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4"/>
          <w:lang w:eastAsia="ar-SA"/>
        </w:rPr>
      </w:pPr>
    </w:p>
    <w:p w14:paraId="3E7A6C0D" w14:textId="77777777" w:rsidR="00445828" w:rsidRPr="00445828" w:rsidRDefault="00445828" w:rsidP="00445828">
      <w:pPr>
        <w:rPr>
          <w:rFonts w:ascii="Times New Roman" w:hAnsi="Times New Roman" w:cs="Times New Roman"/>
          <w:lang w:val="en-US"/>
        </w:rPr>
      </w:pPr>
      <w:r w:rsidRPr="00445828">
        <w:rPr>
          <w:rFonts w:ascii="Times New Roman" w:hAnsi="Times New Roman" w:cs="Times New Roman"/>
          <w:lang w:val="en-US"/>
        </w:rPr>
        <w:t xml:space="preserve">text</w:t>
      </w:r>
    </w:p>
    <w:p w14:paraId="14B6193A" w14:textId="622282BB" w:rsidR="00B36D37" w:rsidRPr="00445828" w:rsidRDefault="00B36D37" w:rsidP="00445828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pacing w:val="-4"/>
          <w:lang w:val="en-US" w:eastAsia="ar-SA"/>
        </w:rPr>
      </w:pPr>
      <w:bookmarkStart w:id="12" w:name="_GoBack"/>
      <w:bookmarkEnd w:id="12"/>
    </w:p>
    <w:p w14:paraId="29499A78" w14:textId="7F972B47" w:rsidR="00445828" w:rsidRPr="00445828" w:rsidRDefault="00445828" w:rsidP="00445828">
      <w:pPr>
        <w:spacing w:after="0"/>
        <w:rPr>
          <w:rFonts w:ascii="Times New Roman" w:hAnsi="Times New Roman" w:cs="Times New Roman"/>
          <w:lang w:val="en-US"/>
        </w:rPr>
      </w:pPr>
      <w:r w:rsidRPr="00445828">
        <w:rPr>
          <w:rFonts w:ascii="Times New Roman" w:hAnsi="Times New Roman" w:cs="Times New Roman"/>
          <w:lang w:val="en-US"/>
        </w:rPr>
        <w:t xml:space="preserve"/>
      </w:r>
    </w:p>
    <w:tbl>
      <w:tblPr>
        <w:tblW w:w="98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8"/>
        <w:gridCol w:w="4948"/>
      </w:tblGrid>
      <w:tr w:rsidR="004448C1" w:rsidRPr="000C7D4A" w14:paraId="21961197" w14:textId="77777777" w:rsidTr="00445828">
        <w:trPr>
          <w:trHeight w:val="267"/>
          <w:jc w:val="center"/>
        </w:trPr>
        <w:tc>
          <w:tcPr>
            <w:tcW w:w="4938" w:type="dxa"/>
            <w:shd w:val="clear" w:color="auto" w:fill="auto"/>
          </w:tcPr>
          <w:p w14:paraId="2554EA5F" w14:textId="617148BB" w:rsidR="00445828" w:rsidRPr="000C7D4A" w:rsidRDefault="00445828" w:rsidP="000C7D4A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AD07B9">
              <w:rPr>
                <w:rFonts w:ascii="Times New Roman" w:hAnsi="Times New Roman" w:cs="Times New Roman"/>
                <w:lang w:val="en-US"/>
              </w:rPr>
              <w:t xml:space="preserve"/>
            </w:r>
            <w:r w:rsidRPr="00AD07B9">
              <w:rPr>
                <w:rFonts w:ascii="Times New Roman" w:eastAsia="Calibri" w:hAnsi="Times New Roman" w:cs="Times New Roman"/>
                <w:b/>
                <w:color w:val="000000"/>
              </w:rPr>
              <w:t>ПОСТАВЩИК</w:t>
            </w:r>
            <w:r w:rsidRPr="007634DF">
              <w:rPr>
                <w:rFonts w:ascii="Times New Roman" w:eastAsia="Calibri" w:hAnsi="Times New Roman" w:cs="Times New Roman"/>
                <w:b/>
                <w:color w:val="000000"/>
                <w:lang w:val="en-US"/>
              </w:rPr>
              <w:t>:</w:t>
            </w:r>
          </w:p>
          <w:p w14:paraId="00BA916E" w14:textId="3035A679" w:rsidR="00445828" w:rsidRPr="00AD07B9" w:rsidRDefault="00AD07B9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hAnsi="Times New Roman" w:cs="Times New Roman"/>
                <w:b/>
                <w:lang w:val="en-US"/>
              </w:rPr>
              <w:t xml:space="preserve">«Seller LLC»</w:t>
            </w:r>
          </w:p>
          <w:p w14:paraId="7CA64F8C" w14:textId="3561B07B" w:rsidR="009A38FA" w:rsidRPr="000C7D4A" w:rsidRDefault="00AD07B9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>Юр.</w:t>
            </w:r>
            <w:r w:rsidR="009A38FA" w:rsidRPr="000C7D4A">
              <w:rPr>
                <w:rFonts w:ascii="Times New Roman" w:hAnsi="Times New Roman" w:cs="Times New Roman"/>
                <w:lang w:val="en-US"/>
              </w:rPr>
              <w:t xml:space="preserve"> адрес: 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addr</w:t>
            </w:r>
          </w:p>
          <w:p w14:paraId="1346AEBD" w14:textId="019615B5" w:rsidR="009A38FA" w:rsidRPr="000C7D4A" w:rsidRDefault="00AD07B9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>Почтовый индекс</w:t>
            </w:r>
            <w:r w:rsidR="009A38FA" w:rsidRPr="000C7D4A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101000,</w:t>
            </w:r>
          </w:p>
          <w:p w14:paraId="7411735D" w14:textId="77777777" w:rsidR="00AD07B9" w:rsidRPr="000C7D4A" w:rsidRDefault="00AD07B9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 xml:space="preserve">ИНН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 123, </w:t>
            </w:r>
            <w:r w:rsidRPr="000C7D4A">
              <w:rPr>
                <w:rFonts w:ascii="Times New Roman" w:hAnsi="Times New Roman" w:cs="Times New Roman"/>
                <w:lang w:val="en-US"/>
              </w:rPr>
              <w:t xml:space="preserve">КПП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 456</w:t>
            </w:r>
          </w:p>
          <w:p w14:paraId="19AA4C53" w14:textId="6526FEA0" w:rsidR="009A38FA" w:rsidRPr="000C7D4A" w:rsidRDefault="009A38FA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 xml:space="preserve">ОГРН </w:t>
            </w:r>
            <w:r w:rsidR="00AD07B9" w:rsidRPr="000C7D4A">
              <w:rPr>
                <w:rFonts w:ascii="Times New Roman" w:hAnsi="Times New Roman" w:cs="Times New Roman"/>
                <w:lang w:val="en-US"/>
              </w:rPr>
              <w:t xml:space="preserve">789</w:t>
            </w:r>
          </w:p>
          <w:p w14:paraId="1878A99A" w14:textId="77777777" w:rsidR="00AD07B9" w:rsidRPr="00AD07B9" w:rsidRDefault="00AD07B9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>Рас</w:t>
            </w:r>
            <w:r w:rsidRPr="00AD07B9">
              <w:rPr>
                <w:rFonts w:ascii="Times New Roman" w:hAnsi="Times New Roman" w:cs="Times New Roman"/>
                <w:lang w:val="en-US"/>
              </w:rPr>
              <w:t>/</w:t>
            </w:r>
            <w:r w:rsidRPr="000C7D4A">
              <w:rPr>
                <w:rFonts w:ascii="Times New Roman" w:hAnsi="Times New Roman" w:cs="Times New Roman"/>
                <w:lang w:val="en-US"/>
              </w:rPr>
              <w:t xml:space="preserve">счет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 № 40702810100000000001</w:t>
            </w:r>
          </w:p>
          <w:p w14:paraId="4369F3BD" w14:textId="2018DD6A" w:rsidR="009A38FA" w:rsidRPr="000C7D4A" w:rsidRDefault="00AD07B9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>Кор</w:t>
            </w:r>
            <w:r w:rsidR="009A38FA" w:rsidRPr="000C7D4A">
              <w:rPr>
                <w:rFonts w:ascii="Times New Roman" w:hAnsi="Times New Roman" w:cs="Times New Roman"/>
                <w:lang w:val="en-US"/>
              </w:rPr>
              <w:t>/сч</w:t>
            </w:r>
            <w:r w:rsidRPr="000C7D4A">
              <w:rPr>
                <w:rFonts w:ascii="Times New Roman" w:hAnsi="Times New Roman" w:cs="Times New Roman"/>
                <w:lang w:val="en-US"/>
              </w:rPr>
              <w:t>ет №</w:t>
            </w:r>
            <w:r w:rsidR="009A38FA" w:rsidRPr="000C7D4A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30101810100000000593</w:t>
            </w:r>
          </w:p>
          <w:p w14:paraId="26D3DF07" w14:textId="77777777" w:rsidR="00AD07B9" w:rsidRPr="000C7D4A" w:rsidRDefault="00AD07B9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 xml:space="preserve">bank addr</w:t>
            </w:r>
          </w:p>
          <w:p w14:paraId="11D860B4" w14:textId="74F2EF51" w:rsidR="00AD07B9" w:rsidRPr="00AD07B9" w:rsidRDefault="009A38FA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 xml:space="preserve">БИК </w:t>
            </w:r>
            <w:r w:rsidR="00AD07B9" w:rsidRPr="00AD07B9">
              <w:rPr>
                <w:rFonts w:ascii="Times New Roman" w:hAnsi="Times New Roman" w:cs="Times New Roman"/>
                <w:lang w:val="en-US"/>
              </w:rPr>
              <w:t xml:space="preserve">044525225</w:t>
            </w:r>
          </w:p>
          <w:p w14:paraId="7D31C932" w14:textId="7A387FB8" w:rsidR="009A38FA" w:rsidRPr="000C7D4A" w:rsidRDefault="009A38FA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 xml:space="preserve">Тел.: </w:t>
            </w:r>
            <w:r w:rsidR="00AD07B9" w:rsidRPr="000C7D4A">
              <w:rPr>
                <w:rFonts w:ascii="Times New Roman" w:hAnsi="Times New Roman" w:cs="Times New Roman"/>
                <w:lang w:val="en-US"/>
              </w:rPr>
              <w:t xml:space="preserve">+7</w:t>
            </w:r>
          </w:p>
          <w:p w14:paraId="74714A4A" w14:textId="229C75F8" w:rsidR="004448C1" w:rsidRPr="00445828" w:rsidRDefault="009A38FA" w:rsidP="000C7D4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 xml:space="preserve">E-mail: </w:t>
            </w:r>
            <w:r w:rsidR="00AD07B9" w:rsidRPr="000C7D4A">
              <w:rPr>
                <w:rFonts w:ascii="Times New Roman" w:hAnsi="Times New Roman" w:cs="Times New Roman"/>
                <w:lang w:val="en-US"/>
              </w:rPr>
              <w:t xml:space="preserve">a@b.c</w:t>
            </w:r>
            <w:r w:rsidR="00445828" w:rsidRPr="00AD07B9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  <w:tc>
          <w:tcPr>
            <w:tcW w:w="4948" w:type="dxa"/>
            <w:shd w:val="clear" w:color="auto" w:fill="auto"/>
          </w:tcPr>
          <w:p w14:paraId="03E4FDAD" w14:textId="66FD5FAD" w:rsidR="00303BE0" w:rsidRPr="000C7D4A" w:rsidRDefault="00303BE0" w:rsidP="000C7D4A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/>
            </w:r>
            <w:r>
              <w:rPr>
                <w:rFonts w:ascii="Times New Roman" w:eastAsia="Calibri" w:hAnsi="Times New Roman" w:cs="Times New Roman"/>
                <w:b/>
                <w:color w:val="000000"/>
              </w:rPr>
              <w:t>ПОКУПАТЕЛЬ</w:t>
            </w:r>
            <w:r w:rsidRPr="00303BE0">
              <w:rPr>
                <w:rFonts w:ascii="Times New Roman" w:eastAsia="Calibri" w:hAnsi="Times New Roman" w:cs="Times New Roman"/>
                <w:b/>
                <w:color w:val="000000"/>
                <w:lang w:val="en-US"/>
              </w:rPr>
              <w:t>:</w:t>
            </w:r>
          </w:p>
          <w:p w14:paraId="02E496D1" w14:textId="367BC153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hAnsi="Times New Roman" w:cs="Times New Roman"/>
                <w:b/>
                <w:lang w:val="en-US"/>
              </w:rPr>
              <w:t>«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Buyer LLC»</w:t>
            </w:r>
          </w:p>
          <w:p w14:paraId="167A6F8C" w14:textId="20BF7C77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Юр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. 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адрес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: 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baddr</w:t>
            </w:r>
          </w:p>
          <w:p w14:paraId="72161A5C" w14:textId="428CFC92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Почтовый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 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индекс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: 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190000,</w:t>
            </w:r>
          </w:p>
          <w:p w14:paraId="54FE3DB9" w14:textId="338298CA" w:rsidR="00303BE0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hAnsi="Times New Roman" w:cs="Times New Roman"/>
              </w:rPr>
              <w:t xml:space="preserve">ИНН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 111, </w:t>
            </w:r>
            <w:r w:rsidRPr="00AD07B9">
              <w:rPr>
                <w:rFonts w:ascii="Times New Roman" w:hAnsi="Times New Roman" w:cs="Times New Roman"/>
              </w:rPr>
              <w:t xml:space="preserve">КПП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 222</w:t>
            </w:r>
          </w:p>
          <w:p w14:paraId="3892B740" w14:textId="5DB9947E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ОГРН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333</w:t>
            </w:r>
          </w:p>
          <w:p w14:paraId="6F8CF24E" w14:textId="3D429374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AD07B9">
              <w:rPr>
                <w:rFonts w:ascii="Times New Roman" w:hAnsi="Times New Roman" w:cs="Times New Roman"/>
              </w:rPr>
              <w:t>Рас</w:t>
            </w:r>
            <w:r w:rsidRPr="00AD07B9">
              <w:rPr>
                <w:rFonts w:ascii="Times New Roman" w:hAnsi="Times New Roman" w:cs="Times New Roman"/>
                <w:lang w:val="en-US"/>
              </w:rPr>
              <w:t>/</w:t>
            </w:r>
            <w:r w:rsidRPr="00AD07B9">
              <w:rPr>
                <w:rFonts w:ascii="Times New Roman" w:hAnsi="Times New Roman" w:cs="Times New Roman"/>
              </w:rPr>
              <w:t xml:space="preserve">счет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 № 40702810100000000002</w:t>
            </w:r>
          </w:p>
          <w:p w14:paraId="0D38954C" w14:textId="793D2C99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Кор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>/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сч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ет</w:t>
            </w:r>
            <w:r w:rsidRPr="00303BE0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 №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. 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30101810100000000594</w:t>
            </w:r>
          </w:p>
          <w:p w14:paraId="4EC43AEF" w14:textId="4872CBE1" w:rsidR="00303BE0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b bank</w:t>
            </w:r>
          </w:p>
          <w:p w14:paraId="5915B0C0" w14:textId="75E7FAC6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БИК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 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044525226</w:t>
            </w:r>
          </w:p>
          <w:p w14:paraId="302A8BFE" w14:textId="088B596D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Тел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.: +8</w:t>
            </w:r>
          </w:p>
          <w:p w14:paraId="49461B67" w14:textId="4A955DCE" w:rsidR="004448C1" w:rsidRPr="000C7D4A" w:rsidRDefault="00303BE0" w:rsidP="000C7D4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E-mail: x@y.z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</w:tbl>
    <w:p w14:paraId="7C5A229F" w14:textId="77777777" w:rsidR="00445828" w:rsidRPr="00445828" w:rsidRDefault="00445828" w:rsidP="00445828">
      <w:pPr>
        <w:spacing w:after="0"/>
        <w:rPr>
          <w:rFonts w:ascii="Times New Roman" w:hAnsi="Times New Roman" w:cs="Times New Roman"/>
          <w:lang w:val="en-US"/>
        </w:rPr>
      </w:pPr>
      <w:r w:rsidRPr="00445828">
        <w:rPr>
          <w:rFonts w:ascii="Times New Roman" w:hAnsi="Times New Roman" w:cs="Times New Roman"/>
          <w:lang w:val="en-US"/>
        </w:rPr>
        <w:t xml:space="preserve"/>
      </w:r>
    </w:p>
    <w:p w14:paraId="152D9929" w14:textId="2BA1E1A4" w:rsidR="004448C1" w:rsidRPr="00AD07B9" w:rsidRDefault="004448C1" w:rsidP="00445828">
      <w:pPr>
        <w:tabs>
          <w:tab w:val="left" w:pos="516"/>
        </w:tabs>
        <w:spacing w:after="160" w:line="252" w:lineRule="auto"/>
        <w:rPr>
          <w:rFonts w:ascii="Times New Roman" w:eastAsia="Calibri" w:hAnsi="Times New Roman" w:cs="Times New Roman"/>
          <w:i/>
          <w:color w:val="000000"/>
          <w:sz w:val="20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36"/>
        <w:gridCol w:w="5029"/>
      </w:tblGrid>
      <w:tr w:rsidR="00AD594D" w:rsidRPr="0026167C" w14:paraId="1B1A526B" w14:textId="77777777" w:rsidTr="00741CB5">
        <w:tc>
          <w:tcPr>
            <w:tcW w:w="5068" w:type="dxa"/>
            <w:shd w:val="clear" w:color="auto" w:fill="auto"/>
          </w:tcPr>
          <w:p w14:paraId="1159826E" w14:textId="745DF6FA" w:rsidR="00AD594D" w:rsidRPr="00AD07B9" w:rsidRDefault="00C519A6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Поставщик</w:t>
            </w:r>
            <w:r w:rsidR="00AD594D"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:</w:t>
            </w:r>
          </w:p>
          <w:p w14:paraId="773A2E75" w14:textId="62F4CB4A" w:rsidR="00C519A6" w:rsidRPr="0026167C" w:rsidRDefault="00C519A6" w:rsidP="00C519A6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</w:pPr>
            <w:r w:rsidRPr="0026167C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«Seller LLC»</w:t>
            </w:r>
          </w:p>
          <w:p w14:paraId="7AF5CABD" w14:textId="6C0D4832" w:rsidR="00AD594D" w:rsidRDefault="0026167C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 xml:space="preserve">Dir</w:t>
            </w:r>
          </w:p>
          <w:p w14:paraId="750EF47E" w14:textId="77777777" w:rsidR="0026167C" w:rsidRPr="00AD07B9" w:rsidRDefault="0026167C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  <w:p w14:paraId="426F9F6F" w14:textId="49B92CC3" w:rsidR="00AD594D" w:rsidRPr="0026167C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________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_____________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___ 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/</w:t>
            </w:r>
            <w:r w:rsidR="0026167C" w:rsidRPr="0026167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Ivan</w:t>
            </w:r>
            <w:r w:rsidR="0026167C" w:rsidRPr="0026167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/</w:t>
            </w:r>
          </w:p>
          <w:p w14:paraId="4F443905" w14:textId="77777777" w:rsidR="00AD594D" w:rsidRPr="00AD07B9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«____» ________</w:t>
            </w:r>
            <w:r w:rsidR="00654346"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__ 20     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г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</w:t>
            </w:r>
          </w:p>
          <w:p w14:paraId="074C4A8A" w14:textId="77777777" w:rsidR="00AD594D" w:rsidRPr="004448C1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  <w:lang w:eastAsia="zh-CN"/>
              </w:rPr>
            </w:pP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М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.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П.                            </w:t>
            </w:r>
          </w:p>
        </w:tc>
        <w:tc>
          <w:tcPr>
            <w:tcW w:w="5069" w:type="dxa"/>
            <w:shd w:val="clear" w:color="auto" w:fill="auto"/>
          </w:tcPr>
          <w:p w14:paraId="14D43BD2" w14:textId="53D8CCB5" w:rsidR="00AD594D" w:rsidRPr="0026167C" w:rsidRDefault="00C519A6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Покупатель</w:t>
            </w:r>
            <w:r w:rsidR="00AD594D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:</w:t>
            </w:r>
          </w:p>
          <w:p w14:paraId="6A62CCC1" w14:textId="213A4FFB" w:rsidR="0026167C" w:rsidRPr="0026167C" w:rsidRDefault="0026167C" w:rsidP="0026167C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</w:pPr>
            <w:r w:rsidRPr="0026167C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«Buyer LLC»</w:t>
            </w:r>
          </w:p>
          <w:p w14:paraId="1730C9BB" w14:textId="78CD6DD7" w:rsidR="00AD594D" w:rsidRDefault="0026167C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>_____________________(должность)</w:t>
            </w:r>
          </w:p>
          <w:p w14:paraId="7BFBCA09" w14:textId="77777777" w:rsidR="0026167C" w:rsidRPr="0026167C" w:rsidRDefault="0026167C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  <w:p w14:paraId="45B7D88F" w14:textId="77777777" w:rsidR="00AD594D" w:rsidRPr="0026167C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___________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_______ 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/_______________/</w:t>
            </w:r>
          </w:p>
          <w:p w14:paraId="38FBC6AF" w14:textId="77777777" w:rsidR="00AD594D" w:rsidRPr="0026167C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«____» ________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__ 20     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г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</w:t>
            </w:r>
          </w:p>
          <w:p w14:paraId="2E01EE28" w14:textId="77777777" w:rsidR="00AD594D" w:rsidRPr="0026167C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  <w:lang w:val="en-US" w:eastAsia="zh-CN"/>
              </w:rPr>
            </w:pP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М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.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                        </w:t>
            </w:r>
          </w:p>
        </w:tc>
      </w:tr>
    </w:tbl>
    <w:p w14:paraId="5BD89D33" w14:textId="0D4FA8F2" w:rsidR="004448C1" w:rsidRPr="0026167C" w:rsidRDefault="00D64EA3" w:rsidP="00D64EA3">
      <w:pPr>
        <w:tabs>
          <w:tab w:val="left" w:pos="1490"/>
        </w:tabs>
        <w:spacing w:after="160" w:line="252" w:lineRule="auto"/>
        <w:ind w:left="-709" w:firstLine="709"/>
        <w:rPr>
          <w:rFonts w:ascii="Times New Roman" w:eastAsia="Calibri" w:hAnsi="Times New Roman" w:cs="Times New Roman"/>
          <w:i/>
          <w:color w:val="000000"/>
          <w:sz w:val="20"/>
          <w:lang w:val="en-US"/>
        </w:rPr>
      </w:pPr>
      <w:r>
        <w:rPr>
          <w:rFonts w:ascii="Times New Roman" w:eastAsia="Calibri" w:hAnsi="Times New Roman" w:cs="Times New Roman"/>
          <w:i/>
          <w:color w:val="000000"/>
          <w:sz w:val="20"/>
          <w:lang w:val="en-US"/>
        </w:rPr>
        <w:tab/>
      </w:r>
    </w:p>
    <w:p w14:paraId="2FD57498" w14:textId="2AE6AA63" w:rsidR="005F4E11" w:rsidRPr="0026167C" w:rsidRDefault="00666A1D" w:rsidP="00666A1D">
      <w:pPr>
        <w:rPr>
          <w:rFonts w:ascii="Times New Roman" w:eastAsia="Calibri" w:hAnsi="Times New Roman" w:cs="Times New Roman"/>
          <w:i/>
          <w:color w:val="000000"/>
          <w:sz w:val="20"/>
          <w:lang w:val="en-US"/>
        </w:rPr>
      </w:pPr>
      <w:r w:rsidRPr="0026167C">
        <w:rPr>
          <w:rFonts w:ascii="Times New Roman" w:eastAsia="Calibri" w:hAnsi="Times New Roman" w:cs="Times New Roman"/>
          <w:i/>
          <w:color w:val="000000"/>
          <w:sz w:val="20"/>
          <w:lang w:val="en-US"/>
        </w:rPr>
        <w:br w:type="page"/>
      </w:r>
    </w:p>
    <w:p w14:paraId="309CB9C5" w14:textId="77777777" w:rsidR="004448C1" w:rsidRPr="004B0207" w:rsidRDefault="004448C1" w:rsidP="004448C1">
      <w:pPr>
        <w:spacing w:after="160" w:line="252" w:lineRule="auto"/>
        <w:ind w:left="-709" w:firstLine="709"/>
        <w:jc w:val="right"/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</w:pPr>
      <w:r w:rsidRPr="004B0207">
        <w:rPr>
          <w:rFonts w:ascii="Times New Roman" w:eastAsia="Calibri" w:hAnsi="Times New Roman" w:cs="Times New Roman"/>
          <w:i/>
          <w:color w:val="000000"/>
          <w:sz w:val="20"/>
          <w:szCs w:val="20"/>
        </w:rPr>
        <w:lastRenderedPageBreak/>
        <w:t>Приложение</w:t>
      </w:r>
      <w:r w:rsidRPr="004B0207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 xml:space="preserve"> №1</w:t>
      </w:r>
    </w:p>
    <w:p w14:paraId="078F83C6" w14:textId="46468EDC" w:rsidR="004448C1" w:rsidRPr="004B0207" w:rsidRDefault="004448C1" w:rsidP="004448C1">
      <w:pPr>
        <w:spacing w:after="160" w:line="252" w:lineRule="auto"/>
        <w:ind w:left="-709" w:firstLine="709"/>
        <w:jc w:val="right"/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</w:pPr>
      <w:r w:rsidRPr="004B0207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к</w:t>
      </w:r>
      <w:r w:rsidRPr="004B0207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 xml:space="preserve"> </w:t>
      </w:r>
      <w:r w:rsidRPr="004B0207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Договору</w:t>
      </w:r>
      <w:r w:rsidR="004B0207" w:rsidRPr="004B0207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 xml:space="preserve"> №</w:t>
      </w:r>
      <w:r w:rsidR="004B0207" w:rsidRPr="004B0207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en-US" w:eastAsia="ar-SA"/>
        </w:rPr>
        <w:t xml:space="preserve">1</w:t>
      </w:r>
    </w:p>
    <w:p w14:paraId="27BF082A" w14:textId="77777777" w:rsidR="004448C1" w:rsidRPr="004B0207" w:rsidRDefault="004448C1" w:rsidP="004448C1">
      <w:pPr>
        <w:spacing w:after="160" w:line="252" w:lineRule="auto"/>
        <w:ind w:left="-709" w:firstLine="709"/>
        <w:jc w:val="right"/>
        <w:rPr>
          <w:rFonts w:ascii="Times New Roman" w:eastAsia="Calibri" w:hAnsi="Times New Roman" w:cs="Times New Roman"/>
          <w:color w:val="000000"/>
          <w:sz w:val="20"/>
          <w:szCs w:val="20"/>
          <w:lang w:val="en-US"/>
        </w:rPr>
      </w:pPr>
    </w:p>
    <w:p w14:paraId="66A906CD" w14:textId="5D27377A" w:rsidR="004448C1" w:rsidRPr="004B0207" w:rsidRDefault="004448C1" w:rsidP="004448C1">
      <w:pPr>
        <w:spacing w:after="160" w:line="252" w:lineRule="auto"/>
        <w:ind w:left="-709" w:firstLine="709"/>
        <w:jc w:val="center"/>
        <w:rPr>
          <w:rFonts w:ascii="Times New Roman" w:eastAsia="Calibri" w:hAnsi="Times New Roman" w:cs="Times New Roman"/>
          <w:b/>
          <w:color w:val="000000"/>
          <w:sz w:val="24"/>
          <w:lang w:val="en-US"/>
        </w:rPr>
      </w:pPr>
      <w:r w:rsidRPr="004448C1">
        <w:rPr>
          <w:rFonts w:ascii="Times New Roman" w:eastAsia="Calibri" w:hAnsi="Times New Roman" w:cs="Times New Roman"/>
          <w:b/>
          <w:color w:val="000000"/>
          <w:sz w:val="24"/>
        </w:rPr>
        <w:t xml:space="preserve">Спецификация</w:t>
      </w:r>
      <w:r w:rsidR="004B0207">
        <w:rPr>
          <w:rFonts w:ascii="Times New Roman" w:eastAsia="Calibri" w:hAnsi="Times New Roman" w:cs="Times New Roman"/>
          <w:b/>
          <w:color w:val="000000"/>
          <w:sz w:val="24"/>
          <w:lang w:val="en-US"/>
        </w:rPr>
        <w:t xml:space="preserve"> № </w:t>
      </w:r>
      <w:r w:rsidR="004B0207" w:rsidRPr="00B36D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  <w:t xml:space="preserve">1</w:t>
      </w:r>
      <w:r w:rsidRPr="004B0207">
        <w:rPr>
          <w:rFonts w:ascii="Times New Roman" w:eastAsia="Calibri" w:hAnsi="Times New Roman" w:cs="Times New Roman"/>
          <w:b/>
          <w:color w:val="000000"/>
          <w:sz w:val="24"/>
          <w:lang w:val="en-US"/>
        </w:rPr>
        <w:t xml:space="preserve"> </w:t>
      </w:r>
    </w:p>
    <w:p w14:paraId="7D76D49D" w14:textId="77777777" w:rsidR="004448C1" w:rsidRPr="004B0207" w:rsidRDefault="004448C1" w:rsidP="004448C1">
      <w:pPr>
        <w:spacing w:after="160" w:line="252" w:lineRule="auto"/>
        <w:jc w:val="both"/>
        <w:rPr>
          <w:rFonts w:ascii="Times New Roman" w:eastAsia="Calibri" w:hAnsi="Times New Roman" w:cs="Times New Roman"/>
          <w:color w:val="000000"/>
          <w:lang w:val="en-US"/>
        </w:rPr>
      </w:pPr>
    </w:p>
    <w:p w14:paraId="52C78BB0" w14:textId="7A13BB19" w:rsidR="004448C1" w:rsidRPr="004448C1" w:rsidRDefault="00C32576" w:rsidP="000D504D">
      <w:pPr>
        <w:spacing w:after="160" w:line="252" w:lineRule="auto"/>
        <w:ind w:firstLine="709"/>
        <w:jc w:val="both"/>
        <w:rPr>
          <w:rFonts w:ascii="Times New Roman" w:eastAsia="Calibri" w:hAnsi="Times New Roman" w:cs="Times New Roman"/>
          <w:color w:val="000000"/>
        </w:rPr>
      </w:pPr>
      <w:r w:rsidRPr="00C32576">
        <w:rPr>
          <w:rFonts w:ascii="Times New Roman" w:eastAsia="Calibri" w:hAnsi="Times New Roman" w:cs="Times New Roman"/>
          <w:color w:val="000000"/>
        </w:rPr>
        <w:t xml:space="preserve">Buyer LLC 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именуемое в дальнейшем  «Покупатель», в лице </w:t>
      </w:r>
      <w:r w:rsidRPr="00C32576">
        <w:rPr>
          <w:rFonts w:ascii="Times New Roman" w:eastAsia="Calibri" w:hAnsi="Times New Roman" w:cs="Times New Roman"/>
          <w:color w:val="000000"/>
        </w:rPr>
        <w:t>___________________________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, действующего на основании </w:t>
      </w:r>
      <w:r w:rsidR="00177D3C">
        <w:rPr>
          <w:rFonts w:ascii="Times New Roman" w:eastAsia="Calibri" w:hAnsi="Times New Roman" w:cs="Times New Roman"/>
          <w:color w:val="000000"/>
          <w:spacing w:val="-4"/>
        </w:rPr>
        <w:t>___________________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, с одной стороны и</w:t>
      </w:r>
    </w:p>
    <w:p w14:paraId="4C46B421" w14:textId="2F7359D1" w:rsidR="004448C1" w:rsidRDefault="00C32576" w:rsidP="000D504D">
      <w:pPr>
        <w:spacing w:after="160" w:line="252" w:lineRule="auto"/>
        <w:ind w:firstLine="709"/>
        <w:jc w:val="both"/>
        <w:rPr>
          <w:rFonts w:ascii="Times New Roman" w:eastAsia="Calibri" w:hAnsi="Times New Roman" w:cs="Times New Roman"/>
          <w:color w:val="000000"/>
        </w:rPr>
      </w:pPr>
      <w:r w:rsidRPr="00C32576">
        <w:rPr>
          <w:rFonts w:ascii="Times New Roman" w:eastAsia="Calibri" w:hAnsi="Times New Roman" w:cs="Times New Roman"/>
          <w:color w:val="000000"/>
        </w:rPr>
        <w:t xml:space="preserve">Seller LLC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, именуемое в дальнейшем «Поставщик», в лице </w:t>
      </w:r>
      <w:r w:rsidRPr="00C3257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/>
      </w:r>
      <w:r w:rsidRPr="00C3257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Ivan </w:t>
      </w:r>
      <w:r w:rsidRPr="00C3257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/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, действующего на основании </w:t>
      </w:r>
      <w:r w:rsidRPr="00C3257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ustav  </w:t>
      </w:r>
      <w:r w:rsidRPr="00C3257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/>
      </w:r>
      <w:r>
        <w:rPr>
          <w:rFonts w:ascii="Times New Roman" w:eastAsia="Calibri" w:hAnsi="Times New Roman" w:cs="Times New Roman"/>
          <w:color w:val="000000"/>
        </w:rPr>
        <w:t>,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 с другой стороны, при совместном упоминании в тексте Договора именуемые «Стороны», а по отдельности – «Сторона», заключили настоящую Спецификацию к Договору </w:t>
      </w:r>
      <w:r w:rsidRPr="00C32576">
        <w:rPr>
          <w:rFonts w:ascii="Times New Roman" w:eastAsia="Calibri" w:hAnsi="Times New Roman" w:cs="Times New Roman"/>
          <w:color w:val="000000"/>
        </w:rPr>
        <w:t xml:space="preserve">1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: </w:t>
      </w:r>
    </w:p>
    <w:tbl>
      <w:tblPr>
        <w:tblStyle w:val="ab"/>
        <w:tblW w:w="1006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4645"/>
        <w:gridCol w:w="992"/>
        <w:gridCol w:w="709"/>
        <w:gridCol w:w="1559"/>
        <w:gridCol w:w="1560"/>
      </w:tblGrid>
      <w:tr w:rsidR="000D504D" w:rsidRPr="0068766A" w14:paraId="04CCBBCB" w14:textId="77777777" w:rsidTr="000D504D">
        <w:trPr>
          <w:cantSplit/>
          <w:tblHeader/>
        </w:trPr>
        <w:tc>
          <w:tcPr>
            <w:tcW w:w="600" w:type="dxa"/>
          </w:tcPr>
          <w:p w14:paraId="57D2355B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№</w:t>
            </w:r>
          </w:p>
        </w:tc>
        <w:tc>
          <w:tcPr>
            <w:tcW w:w="4645" w:type="dxa"/>
          </w:tcPr>
          <w:p w14:paraId="3655CED5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Товар</w:t>
            </w:r>
          </w:p>
        </w:tc>
        <w:tc>
          <w:tcPr>
            <w:tcW w:w="992" w:type="dxa"/>
          </w:tcPr>
          <w:p w14:paraId="14EC9500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Кол-во</w:t>
            </w:r>
          </w:p>
        </w:tc>
        <w:tc>
          <w:tcPr>
            <w:tcW w:w="709" w:type="dxa"/>
          </w:tcPr>
          <w:p w14:paraId="531CEFC0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Ед.</w:t>
            </w:r>
          </w:p>
        </w:tc>
        <w:tc>
          <w:tcPr>
            <w:tcW w:w="1559" w:type="dxa"/>
          </w:tcPr>
          <w:p w14:paraId="18266EEC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Цена</w:t>
            </w:r>
          </w:p>
        </w:tc>
        <w:tc>
          <w:tcPr>
            <w:tcW w:w="1560" w:type="dxa"/>
          </w:tcPr>
          <w:p w14:paraId="157A02DE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Сумма</w:t>
            </w:r>
          </w:p>
        </w:tc>
      </w:tr>
      <w:tr w:rsidR="000D504D" w:rsidRPr="0068766A" w14:paraId="79D25728" w14:textId="77777777" w:rsidTr="000D504D">
        <w:trPr>
          <w:cantSplit/>
          <w:tblHeader/>
        </w:trPr>
        <w:tc>
          <w:tcPr>
            <w:tcW w:w="600" w:type="dxa"/>
          </w:tcPr>
          <w:p w14:paraId="3D019678" w14:textId="77777777" w:rsidR="000D504D" w:rsidRPr="0068766A" w:rsidRDefault="000D504D" w:rsidP="000664E9">
            <w:pPr>
              <w:jc w:val="both"/>
              <w:rPr>
                <w:rFonts w:ascii="Times New Roman" w:hAnsi="Times New Roman" w:cs="Times New Roman"/>
              </w:rPr>
            </w:pPr>
            <w:r w:rsidRPr="0068766A"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4645" w:type="dxa"/>
          </w:tcPr>
          <w:p w14:paraId="00F657A2" w14:textId="77777777" w:rsidR="000D504D" w:rsidRPr="0068766A" w:rsidRDefault="000D504D" w:rsidP="000664E9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68766A">
              <w:rPr>
                <w:rFonts w:ascii="Times New Roman" w:hAnsi="Times New Roman" w:cs="Times New Roman"/>
                <w:lang w:val="ru-RU"/>
              </w:rPr>
              <w:t xml:space="preserve">P</w:t>
            </w:r>
          </w:p>
        </w:tc>
        <w:tc>
          <w:tcPr>
            <w:tcW w:w="992" w:type="dxa"/>
          </w:tcPr>
          <w:p w14:paraId="058C93C2" w14:textId="77777777" w:rsidR="000D504D" w:rsidRPr="0068766A" w:rsidRDefault="000D504D" w:rsidP="000664E9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68766A">
              <w:rPr>
                <w:rFonts w:ascii="Times New Roman" w:hAnsi="Times New Roman" w:cs="Times New Roman"/>
                <w:lang w:val="ru-RU"/>
              </w:rPr>
              <w:t xml:space="preserve">1.00</w:t>
            </w:r>
          </w:p>
        </w:tc>
        <w:tc>
          <w:tcPr>
            <w:tcW w:w="709" w:type="dxa"/>
          </w:tcPr>
          <w:p w14:paraId="7D0D2BE7" w14:textId="77777777" w:rsidR="000D504D" w:rsidRPr="0068766A" w:rsidRDefault="000D504D" w:rsidP="000664E9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68766A">
              <w:rPr>
                <w:rFonts w:ascii="Times New Roman" w:hAnsi="Times New Roman" w:cs="Times New Roman"/>
                <w:lang w:val="ru-RU"/>
              </w:rPr>
              <w:t xml:space="preserve">шт</w:t>
            </w:r>
          </w:p>
        </w:tc>
        <w:tc>
          <w:tcPr>
            <w:tcW w:w="1559" w:type="dxa"/>
          </w:tcPr>
          <w:p w14:paraId="7D5A2B9E" w14:textId="77777777" w:rsidR="000D504D" w:rsidRPr="0068766A" w:rsidRDefault="000D504D" w:rsidP="000664E9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68766A">
              <w:rPr>
                <w:rFonts w:ascii="Times New Roman" w:hAnsi="Times New Roman" w:cs="Times New Roman"/>
                <w:lang w:val="ru-RU"/>
              </w:rPr>
              <w:t xml:space="preserve">100.00</w:t>
            </w:r>
          </w:p>
        </w:tc>
        <w:tc>
          <w:tcPr>
            <w:tcW w:w="1560" w:type="dxa"/>
          </w:tcPr>
          <w:p w14:paraId="0748402B" w14:textId="77777777" w:rsidR="000D504D" w:rsidRPr="0068766A" w:rsidRDefault="000D504D" w:rsidP="000664E9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68766A">
              <w:rPr>
                <w:rFonts w:ascii="Times New Roman" w:hAnsi="Times New Roman" w:cs="Times New Roman"/>
                <w:lang w:val="ru-RU"/>
              </w:rPr>
              <w:t xml:space="preserve">100.00</w:t>
            </w:r>
          </w:p>
        </w:tc>
      </w:tr>
    </w:tbl>
    <w:tbl>
      <w:tblPr>
        <w:tblW w:w="10206" w:type="dxa"/>
        <w:tblInd w:w="50" w:type="dxa"/>
        <w:tblLayout w:type="fixed"/>
        <w:tblCellMar>
          <w:left w:w="50" w:type="dxa"/>
          <w:bottom w:w="10" w:type="dxa"/>
          <w:right w:w="50" w:type="dxa"/>
        </w:tblCellMar>
        <w:tblLook w:val="04A0" w:firstRow="1" w:lastRow="0" w:firstColumn="1" w:lastColumn="0" w:noHBand="0" w:noVBand="1"/>
      </w:tblPr>
      <w:tblGrid>
        <w:gridCol w:w="8505"/>
        <w:gridCol w:w="1701"/>
      </w:tblGrid>
      <w:tr w:rsidR="000D504D" w:rsidRPr="0068766A" w14:paraId="43843A60" w14:textId="77777777" w:rsidTr="000D504D">
        <w:trPr>
          <w:trHeight w:val="200"/>
        </w:trPr>
        <w:tc>
          <w:tcPr>
            <w:tcW w:w="8505" w:type="dxa"/>
          </w:tcPr>
          <w:p w14:paraId="18B2C051" w14:textId="77777777" w:rsidR="000D504D" w:rsidRPr="0068766A" w:rsidRDefault="000D504D" w:rsidP="000664E9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>Итого:</w:t>
            </w:r>
          </w:p>
        </w:tc>
        <w:tc>
          <w:tcPr>
            <w:tcW w:w="1701" w:type="dxa"/>
          </w:tcPr>
          <w:p w14:paraId="1C88B493" w14:textId="77777777" w:rsidR="000D504D" w:rsidRPr="0068766A" w:rsidRDefault="000D504D" w:rsidP="000664E9">
            <w:pPr>
              <w:spacing w:after="0" w:line="240" w:lineRule="auto"/>
              <w:ind w:left="-46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 xml:space="preserve">100.00</w:t>
            </w:r>
          </w:p>
        </w:tc>
      </w:tr>
      <w:tr w:rsidR="000D504D" w:rsidRPr="0068766A" w14:paraId="19BB986A" w14:textId="77777777" w:rsidTr="000D504D">
        <w:trPr>
          <w:trHeight w:val="200"/>
        </w:trPr>
        <w:tc>
          <w:tcPr>
            <w:tcW w:w="8505" w:type="dxa"/>
          </w:tcPr>
          <w:p w14:paraId="42C05FF3" w14:textId="77777777" w:rsidR="000D504D" w:rsidRPr="0068766A" w:rsidRDefault="000D504D" w:rsidP="000664E9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>Сумма НДС:</w:t>
            </w:r>
          </w:p>
        </w:tc>
        <w:tc>
          <w:tcPr>
            <w:tcW w:w="1701" w:type="dxa"/>
          </w:tcPr>
          <w:p w14:paraId="692DB668" w14:textId="77777777" w:rsidR="000D504D" w:rsidRPr="0068766A" w:rsidRDefault="000D504D" w:rsidP="000664E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 xml:space="preserve">20.00</w:t>
            </w:r>
          </w:p>
        </w:tc>
      </w:tr>
      <w:tr w:rsidR="000D504D" w:rsidRPr="0068766A" w14:paraId="667554E7" w14:textId="77777777" w:rsidTr="000D504D">
        <w:trPr>
          <w:trHeight w:val="200"/>
        </w:trPr>
        <w:tc>
          <w:tcPr>
            <w:tcW w:w="8505" w:type="dxa"/>
          </w:tcPr>
          <w:p w14:paraId="4CD2CBCF" w14:textId="77777777" w:rsidR="000D504D" w:rsidRPr="0068766A" w:rsidRDefault="000D504D" w:rsidP="000664E9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>Всего к оплате:</w:t>
            </w:r>
          </w:p>
        </w:tc>
        <w:tc>
          <w:tcPr>
            <w:tcW w:w="1701" w:type="dxa"/>
          </w:tcPr>
          <w:p w14:paraId="4DE1B1F8" w14:textId="77777777" w:rsidR="000D504D" w:rsidRPr="0068766A" w:rsidRDefault="000D504D" w:rsidP="000664E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 xml:space="preserve">120.00</w:t>
            </w:r>
          </w:p>
        </w:tc>
      </w:tr>
    </w:tbl>
    <w:p w14:paraId="4C32F3D5" w14:textId="79C17AA8" w:rsidR="00C32576" w:rsidRPr="00445828" w:rsidRDefault="00C32576" w:rsidP="00C32576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</w:pPr>
    </w:p>
    <w:p w14:paraId="59C101F4" w14:textId="2CA015D5" w:rsidR="00C32576" w:rsidRPr="00445828" w:rsidRDefault="00C32576" w:rsidP="00C32576">
      <w:pPr>
        <w:spacing w:after="0"/>
        <w:rPr>
          <w:rFonts w:ascii="Times New Roman" w:hAnsi="Times New Roman" w:cs="Times New Roman"/>
          <w:lang w:val="en-US"/>
        </w:rPr>
      </w:pPr>
      <w:r w:rsidRPr="00445828">
        <w:rPr>
          <w:rFonts w:ascii="Times New Roman" w:hAnsi="Times New Roman" w:cs="Times New Roman"/>
          <w:lang w:val="en-US"/>
        </w:rPr>
        <w:t xml:space="preserve"/>
      </w:r>
    </w:p>
    <w:p w14:paraId="5CE690A8" w14:textId="14486B07" w:rsidR="00C32576" w:rsidRPr="00C32576" w:rsidRDefault="00C32576" w:rsidP="000D504D">
      <w:pPr>
        <w:spacing w:after="0"/>
        <w:rPr>
          <w:rFonts w:ascii="Times New Roman" w:eastAsia="Calibri" w:hAnsi="Times New Roman" w:cs="Times New Roman"/>
          <w:color w:val="000000"/>
          <w:sz w:val="24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36"/>
        <w:gridCol w:w="5029"/>
      </w:tblGrid>
      <w:tr w:rsidR="000D504D" w:rsidRPr="0026167C" w14:paraId="62D672DB" w14:textId="77777777" w:rsidTr="000664E9">
        <w:tc>
          <w:tcPr>
            <w:tcW w:w="5068" w:type="dxa"/>
            <w:shd w:val="clear" w:color="auto" w:fill="auto"/>
          </w:tcPr>
          <w:p w14:paraId="2332B5A3" w14:textId="77777777" w:rsidR="000D504D" w:rsidRPr="00AD07B9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Поставщик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:</w:t>
            </w:r>
          </w:p>
          <w:p w14:paraId="6B6EEA74" w14:textId="77777777" w:rsidR="000D504D" w:rsidRPr="0026167C" w:rsidRDefault="000D504D" w:rsidP="000664E9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</w:pPr>
            <w:r w:rsidRPr="0026167C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«Seller LLC»</w:t>
            </w:r>
          </w:p>
          <w:p w14:paraId="192565D8" w14:textId="77777777" w:rsidR="000D504D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 xml:space="preserve">Dir</w:t>
            </w:r>
          </w:p>
          <w:p w14:paraId="4AC0D321" w14:textId="77777777" w:rsidR="000D504D" w:rsidRPr="00AD07B9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  <w:p w14:paraId="627073A6" w14:textId="7EA26C38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________________________ /</w:t>
            </w:r>
            <w:r w:rsidRPr="0026167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Ivan</w:t>
            </w:r>
            <w:r w:rsidRPr="0026167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/</w:t>
            </w:r>
          </w:p>
          <w:p w14:paraId="0F119F45" w14:textId="77777777" w:rsidR="000D504D" w:rsidRPr="00AD07B9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«____» _______________ 20     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г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</w:t>
            </w:r>
          </w:p>
          <w:p w14:paraId="3217C620" w14:textId="77777777" w:rsidR="000D504D" w:rsidRPr="004448C1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  <w:lang w:eastAsia="zh-CN"/>
              </w:rPr>
            </w:pP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М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.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П.                            </w:t>
            </w:r>
          </w:p>
        </w:tc>
        <w:tc>
          <w:tcPr>
            <w:tcW w:w="5069" w:type="dxa"/>
            <w:shd w:val="clear" w:color="auto" w:fill="auto"/>
          </w:tcPr>
          <w:p w14:paraId="55188BF8" w14:textId="77777777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Покупатель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:</w:t>
            </w:r>
          </w:p>
          <w:p w14:paraId="29BE9AD6" w14:textId="77777777" w:rsidR="000D504D" w:rsidRPr="0026167C" w:rsidRDefault="000D504D" w:rsidP="000664E9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</w:pPr>
            <w:r w:rsidRPr="0026167C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«Buyer LLC»</w:t>
            </w:r>
          </w:p>
          <w:p w14:paraId="1046D33F" w14:textId="77777777" w:rsidR="000D504D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>_____________________(должность)</w:t>
            </w:r>
          </w:p>
          <w:p w14:paraId="0822C0A7" w14:textId="77777777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  <w:p w14:paraId="384572F4" w14:textId="77777777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_____________________ /_______________/</w:t>
            </w:r>
          </w:p>
          <w:p w14:paraId="5B57BB87" w14:textId="77777777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«____» _______________ 20     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г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</w:t>
            </w:r>
          </w:p>
          <w:p w14:paraId="4FC20F6C" w14:textId="77777777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  <w:lang w:val="en-US" w:eastAsia="zh-CN"/>
              </w:rPr>
            </w:pP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М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.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                        </w:t>
            </w:r>
          </w:p>
        </w:tc>
      </w:tr>
    </w:tbl>
    <w:p w14:paraId="393EB7E5" w14:textId="77777777" w:rsidR="00C32576" w:rsidRPr="00C32576" w:rsidRDefault="00C32576">
      <w:pPr>
        <w:rPr>
          <w:lang w:val="en-US"/>
        </w:rPr>
      </w:pPr>
    </w:p>
    <w:sectPr w:rsidR="00C32576" w:rsidRPr="00C32576" w:rsidSect="00A00CED">
      <w:footerReference w:type="default" r:id="rId7"/>
      <w:pgSz w:w="11906" w:h="16838"/>
      <w:pgMar w:top="567" w:right="707" w:bottom="1134" w:left="1134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C939F0" w14:textId="77777777" w:rsidR="00A71B9F" w:rsidRDefault="00A71B9F" w:rsidP="00FF4CE3">
      <w:pPr>
        <w:spacing w:after="0" w:line="240" w:lineRule="auto"/>
      </w:pPr>
      <w:r>
        <w:separator/>
      </w:r>
    </w:p>
  </w:endnote>
  <w:endnote w:type="continuationSeparator" w:id="0">
    <w:p w14:paraId="0BEAEBD0" w14:textId="77777777" w:rsidR="00A71B9F" w:rsidRDefault="00A71B9F" w:rsidP="00FF4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FE0483" w14:textId="7DD7ABB5" w:rsidR="00BC0DBD" w:rsidRPr="00BC0DBD" w:rsidRDefault="00BC0DBD">
    <w:pPr>
      <w:pStyle w:val="a3"/>
      <w:tabs>
        <w:tab w:val="left" w:pos="5835"/>
      </w:tabs>
      <w:rPr>
        <w:rFonts w:ascii="Times New Roman" w:hAnsi="Times New Roman" w:cs="Times New Roman"/>
        <w:sz w:val="20"/>
        <w:szCs w:val="20"/>
        <w:lang w:val="en-US"/>
      </w:rPr>
    </w:pPr>
    <w:r>
      <w:rPr>
        <w:rFonts w:ascii="Times New Roman" w:hAnsi="Times New Roman" w:cs="Times New Roman"/>
        <w:sz w:val="20"/>
        <w:szCs w:val="20"/>
        <w:lang w:val="en-US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EE045E" w14:textId="77777777" w:rsidR="00A71B9F" w:rsidRDefault="00A71B9F" w:rsidP="00FF4CE3">
      <w:pPr>
        <w:spacing w:after="0" w:line="240" w:lineRule="auto"/>
      </w:pPr>
      <w:r>
        <w:separator/>
      </w:r>
    </w:p>
  </w:footnote>
  <w:footnote w:type="continuationSeparator" w:id="0">
    <w:p w14:paraId="6B5046D0" w14:textId="77777777" w:rsidR="00A71B9F" w:rsidRDefault="00A71B9F" w:rsidP="00FF4C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3C7599"/>
    <w:multiLevelType w:val="multilevel"/>
    <w:tmpl w:val="A372C7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928" w:hanging="360"/>
      </w:pPr>
      <w:rPr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i/>
      </w:r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pach">
    <w15:presenceInfo w15:providerId="Windows Live" w15:userId="049626e650c099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E2D"/>
    <w:rsid w:val="00044435"/>
    <w:rsid w:val="00094035"/>
    <w:rsid w:val="000C7D4A"/>
    <w:rsid w:val="000D504D"/>
    <w:rsid w:val="00177D3C"/>
    <w:rsid w:val="001D3697"/>
    <w:rsid w:val="0024106E"/>
    <w:rsid w:val="0026167C"/>
    <w:rsid w:val="002617CA"/>
    <w:rsid w:val="00303BE0"/>
    <w:rsid w:val="00346729"/>
    <w:rsid w:val="0037169E"/>
    <w:rsid w:val="004448C1"/>
    <w:rsid w:val="00445828"/>
    <w:rsid w:val="00454E2D"/>
    <w:rsid w:val="004874F5"/>
    <w:rsid w:val="004B0207"/>
    <w:rsid w:val="004D49B9"/>
    <w:rsid w:val="004E6FF6"/>
    <w:rsid w:val="005168C9"/>
    <w:rsid w:val="005461A2"/>
    <w:rsid w:val="00547ADF"/>
    <w:rsid w:val="00585ED3"/>
    <w:rsid w:val="005F4E11"/>
    <w:rsid w:val="00604417"/>
    <w:rsid w:val="00654346"/>
    <w:rsid w:val="00666A1D"/>
    <w:rsid w:val="0068766A"/>
    <w:rsid w:val="0070461A"/>
    <w:rsid w:val="00761FBB"/>
    <w:rsid w:val="007634DF"/>
    <w:rsid w:val="00770C62"/>
    <w:rsid w:val="00794BA9"/>
    <w:rsid w:val="00883E93"/>
    <w:rsid w:val="008C5964"/>
    <w:rsid w:val="008D0EBC"/>
    <w:rsid w:val="00936D48"/>
    <w:rsid w:val="009A38FA"/>
    <w:rsid w:val="009A4F3A"/>
    <w:rsid w:val="00A00CED"/>
    <w:rsid w:val="00A222EA"/>
    <w:rsid w:val="00A506E5"/>
    <w:rsid w:val="00A71B9F"/>
    <w:rsid w:val="00AB242B"/>
    <w:rsid w:val="00AD07B9"/>
    <w:rsid w:val="00AD594D"/>
    <w:rsid w:val="00B36D37"/>
    <w:rsid w:val="00B4090F"/>
    <w:rsid w:val="00B63734"/>
    <w:rsid w:val="00B932D7"/>
    <w:rsid w:val="00B943B0"/>
    <w:rsid w:val="00BC0DBD"/>
    <w:rsid w:val="00C27F4C"/>
    <w:rsid w:val="00C31899"/>
    <w:rsid w:val="00C32576"/>
    <w:rsid w:val="00C519A6"/>
    <w:rsid w:val="00C627AA"/>
    <w:rsid w:val="00C967BB"/>
    <w:rsid w:val="00CD510C"/>
    <w:rsid w:val="00D10E60"/>
    <w:rsid w:val="00D162D5"/>
    <w:rsid w:val="00D64EA3"/>
    <w:rsid w:val="00D80846"/>
    <w:rsid w:val="00E5015D"/>
    <w:rsid w:val="00E52751"/>
    <w:rsid w:val="00E63701"/>
    <w:rsid w:val="00E655DE"/>
    <w:rsid w:val="00EF45A6"/>
    <w:rsid w:val="00F035FC"/>
    <w:rsid w:val="00F26B9B"/>
    <w:rsid w:val="00F52A30"/>
    <w:rsid w:val="00FA0BB4"/>
    <w:rsid w:val="00FF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36CB3"/>
  <w15:docId w15:val="{D66B7068-9919-4954-89A8-1A204DEC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50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4448C1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Calibri"/>
      <w:color w:val="00000A"/>
    </w:rPr>
  </w:style>
  <w:style w:type="character" w:customStyle="1" w:styleId="a4">
    <w:name w:val="Нижний колонтитул Знак"/>
    <w:basedOn w:val="a0"/>
    <w:link w:val="a3"/>
    <w:uiPriority w:val="99"/>
    <w:rsid w:val="004448C1"/>
    <w:rPr>
      <w:rFonts w:ascii="Calibri" w:eastAsia="Calibri" w:hAnsi="Calibri" w:cs="Calibri"/>
      <w:color w:val="00000A"/>
    </w:rPr>
  </w:style>
  <w:style w:type="paragraph" w:styleId="a5">
    <w:name w:val="header"/>
    <w:basedOn w:val="a"/>
    <w:link w:val="a6"/>
    <w:uiPriority w:val="99"/>
    <w:unhideWhenUsed/>
    <w:rsid w:val="00FF4C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F4CE3"/>
  </w:style>
  <w:style w:type="paragraph" w:styleId="a7">
    <w:name w:val="No Spacing"/>
    <w:uiPriority w:val="1"/>
    <w:qFormat/>
    <w:rsid w:val="00770C62"/>
    <w:pPr>
      <w:widowControl w:val="0"/>
      <w:suppressAutoHyphens/>
      <w:spacing w:after="0" w:line="240" w:lineRule="auto"/>
    </w:pPr>
    <w:rPr>
      <w:rFonts w:ascii="Calibri" w:eastAsia="Times New Roman" w:hAnsi="Calibri" w:cs="Calibri"/>
      <w:lang w:eastAsia="ar-SA"/>
    </w:rPr>
  </w:style>
  <w:style w:type="character" w:styleId="a8">
    <w:name w:val="Hyperlink"/>
    <w:basedOn w:val="a0"/>
    <w:uiPriority w:val="99"/>
    <w:unhideWhenUsed/>
    <w:rsid w:val="009A38FA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D49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D49B9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unhideWhenUsed/>
    <w:rsid w:val="000D504D"/>
    <w:pPr>
      <w:spacing w:after="0" w:line="240" w:lineRule="auto"/>
    </w:pPr>
    <w:rPr>
      <w:rFonts w:ascii="Arial" w:eastAsia="Arial" w:hAnsi="Arial" w:cs="Arial"/>
      <w:sz w:val="20"/>
      <w:szCs w:val="20"/>
      <w:lang w:val="en-US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Жукова Алена Леонидовна</dc:creator>
  <cp:keywords/>
  <dc:description/>
  <cp:lastModifiedBy>Sapach</cp:lastModifiedBy>
  <cp:revision>9</cp:revision>
  <dcterms:created xsi:type="dcterms:W3CDTF">2026-06-07T14:46:00Z</dcterms:created>
  <dcterms:modified xsi:type="dcterms:W3CDTF">2026-06-07T15:04:00Z</dcterms:modified>
  <dc:identifier/>
  <dc:language/>
</cp:coreProperties>
</file>